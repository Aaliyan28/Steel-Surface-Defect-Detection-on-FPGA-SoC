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10755.0" w:type="dxa"/>
        <w:jc w:val="left"/>
        <w:tblInd w:w="-87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05"/>
        <w:gridCol w:w="2160"/>
        <w:gridCol w:w="7560"/>
        <w:gridCol w:w="630"/>
        <w:tblGridChange w:id="0">
          <w:tblGrid>
            <w:gridCol w:w="405"/>
            <w:gridCol w:w="2160"/>
            <w:gridCol w:w="7560"/>
            <w:gridCol w:w="630"/>
          </w:tblGrid>
        </w:tblGridChange>
      </w:tblGrid>
      <w:tr>
        <w:trPr>
          <w:cantSplit w:val="0"/>
          <w:tblHeader w:val="0"/>
        </w:trPr>
        <w:tc>
          <w:tcPr>
            <w:gridSpan w:val="4"/>
          </w:tcPr>
          <w:p w:rsidR="00000000" w:rsidDel="00000000" w:rsidP="00000000" w:rsidRDefault="00000000" w:rsidRPr="00000000" w14:paraId="00000002">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936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Department of Computer and Information Systems Engineering </w:t>
            </w:r>
          </w:p>
          <w:p w:rsidR="00000000" w:rsidDel="00000000" w:rsidP="00000000" w:rsidRDefault="00000000" w:rsidRPr="00000000" w14:paraId="00000003">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CS-406 Computer Engineering Project</w:t>
            </w:r>
          </w:p>
          <w:p w:rsidR="00000000" w:rsidDel="00000000" w:rsidP="00000000" w:rsidRDefault="00000000" w:rsidRPr="00000000" w14:paraId="00000004">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Proposal for the Final Year Design Project</w:t>
            </w:r>
          </w:p>
          <w:p w:rsidR="00000000" w:rsidDel="00000000" w:rsidP="00000000" w:rsidRDefault="00000000" w:rsidRPr="00000000" w14:paraId="00000005">
            <w:pPr>
              <w:jc w:val="center"/>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009">
            <w:pPr>
              <w:jc w:val="right"/>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75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2">
            <w:pPr>
              <w:rPr>
                <w:sz w:val="24"/>
                <w:szCs w:val="24"/>
              </w:rPr>
            </w:pPr>
            <w:r w:rsidDel="00000000" w:rsidR="00000000" w:rsidRPr="00000000">
              <w:rPr>
                <w:b w:val="1"/>
                <w:sz w:val="24"/>
                <w:szCs w:val="24"/>
                <w:rtl w:val="0"/>
              </w:rPr>
              <w:t xml:space="preserve">Title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3">
            <w:pPr>
              <w:rPr>
                <w:sz w:val="22"/>
                <w:szCs w:val="22"/>
              </w:rPr>
            </w:pPr>
            <w:r w:rsidDel="00000000" w:rsidR="00000000" w:rsidRPr="00000000">
              <w:rPr>
                <w:sz w:val="24"/>
                <w:szCs w:val="24"/>
                <w:rtl w:val="0"/>
              </w:rPr>
              <w:t xml:space="preserve">Machine Vision Pipeline for Steel Surface Defects Detection using FPGA SoC</w:t>
            </w:r>
            <w:r w:rsidDel="00000000" w:rsidR="00000000" w:rsidRPr="00000000">
              <w:rPr>
                <w:rtl w:val="0"/>
              </w:rPr>
            </w:r>
          </w:p>
        </w:tc>
      </w:tr>
    </w:tbl>
    <w:p w:rsidR="00000000" w:rsidDel="00000000" w:rsidP="00000000" w:rsidRDefault="00000000" w:rsidRPr="00000000" w14:paraId="00000014">
      <w:pPr>
        <w:rPr/>
      </w:pPr>
      <w:r w:rsidDel="00000000" w:rsidR="00000000" w:rsidRPr="00000000">
        <w:rPr>
          <w:rtl w:val="0"/>
        </w:rPr>
      </w:r>
    </w:p>
    <w:tbl>
      <w:tblPr>
        <w:tblStyle w:val="Table2"/>
        <w:tblW w:w="9720.0" w:type="dxa"/>
        <w:jc w:val="left"/>
        <w:tblInd w:w="-47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50"/>
        <w:gridCol w:w="1350"/>
        <w:gridCol w:w="1350"/>
        <w:gridCol w:w="1350"/>
        <w:gridCol w:w="1405"/>
        <w:gridCol w:w="1475"/>
        <w:gridCol w:w="1440"/>
        <w:tblGridChange w:id="0">
          <w:tblGrid>
            <w:gridCol w:w="1350"/>
            <w:gridCol w:w="1350"/>
            <w:gridCol w:w="1350"/>
            <w:gridCol w:w="1350"/>
            <w:gridCol w:w="1405"/>
            <w:gridCol w:w="1475"/>
            <w:gridCol w:w="1440"/>
          </w:tblGrid>
        </w:tblGridChange>
      </w:tblGrid>
      <w:tr>
        <w:trPr>
          <w:cantSplit w:val="0"/>
          <w:trHeight w:val="1007" w:hRule="atLeast"/>
          <w:tblHeader w:val="0"/>
        </w:trPr>
        <w:tc>
          <w:tcPr/>
          <w:p w:rsidR="00000000" w:rsidDel="00000000" w:rsidP="00000000" w:rsidRDefault="00000000" w:rsidRPr="00000000" w14:paraId="00000015">
            <w:pPr>
              <w:rPr/>
            </w:pPr>
            <w:r w:rsidDel="00000000" w:rsidR="00000000" w:rsidRPr="00000000">
              <w:rPr>
                <w:b w:val="1"/>
                <w:sz w:val="24"/>
                <w:szCs w:val="24"/>
                <w:rtl w:val="0"/>
              </w:rPr>
              <w:t xml:space="preserve">Domain</w:t>
            </w:r>
            <w:r w:rsidDel="00000000" w:rsidR="00000000" w:rsidRPr="00000000">
              <w:rPr>
                <w:rtl w:val="0"/>
              </w:rPr>
            </w:r>
          </w:p>
        </w:tc>
        <w:tc>
          <w:tcPr/>
          <w:p w:rsidR="00000000" w:rsidDel="00000000" w:rsidP="00000000" w:rsidRDefault="00000000" w:rsidRPr="00000000" w14:paraId="00000016">
            <w:pPr>
              <w:jc w:val="center"/>
              <w:rPr>
                <w:sz w:val="22"/>
                <w:szCs w:val="22"/>
              </w:rPr>
            </w:pPr>
            <w:r w:rsidDel="00000000" w:rsidR="00000000" w:rsidRPr="00000000">
              <w:rPr>
                <w:sz w:val="22"/>
                <w:szCs w:val="22"/>
                <w:rtl w:val="0"/>
              </w:rPr>
              <w:t xml:space="preserve">Domain 1</w:t>
            </w:r>
          </w:p>
          <w:p w:rsidR="00000000" w:rsidDel="00000000" w:rsidP="00000000" w:rsidRDefault="00000000" w:rsidRPr="00000000" w14:paraId="00000017">
            <w:pPr>
              <w:jc w:val="center"/>
              <w:rPr>
                <w:sz w:val="22"/>
                <w:szCs w:val="22"/>
              </w:rPr>
            </w:pPr>
            <w:r w:rsidDel="00000000" w:rsidR="00000000" w:rsidRPr="00000000">
              <w:rPr>
                <w:rtl w:val="0"/>
              </w:rPr>
            </w:r>
          </w:p>
          <w:p w:rsidR="00000000" w:rsidDel="00000000" w:rsidP="00000000" w:rsidRDefault="00000000" w:rsidRPr="00000000" w14:paraId="00000018">
            <w:pPr>
              <w:jc w:val="center"/>
              <w:rPr>
                <w:sz w:val="24"/>
                <w:szCs w:val="24"/>
              </w:rPr>
            </w:pPr>
            <w:r w:rsidDel="00000000" w:rsidR="00000000" w:rsidRPr="00000000">
              <w:rPr>
                <w:sz w:val="24"/>
                <w:szCs w:val="24"/>
                <w:rtl w:val="0"/>
              </w:rPr>
              <w:t xml:space="preserve">Computer Vision (CV)</w:t>
            </w:r>
          </w:p>
          <w:p w:rsidR="00000000" w:rsidDel="00000000" w:rsidP="00000000" w:rsidRDefault="00000000" w:rsidRPr="00000000" w14:paraId="00000019">
            <w:pPr>
              <w:jc w:val="center"/>
              <w:rPr>
                <w:sz w:val="22"/>
                <w:szCs w:val="22"/>
              </w:rPr>
            </w:pPr>
            <w:r w:rsidDel="00000000" w:rsidR="00000000" w:rsidRPr="00000000">
              <w:rPr>
                <w:rtl w:val="0"/>
              </w:rPr>
            </w:r>
          </w:p>
        </w:tc>
        <w:tc>
          <w:tcPr/>
          <w:p w:rsidR="00000000" w:rsidDel="00000000" w:rsidP="00000000" w:rsidRDefault="00000000" w:rsidRPr="00000000" w14:paraId="0000001A">
            <w:pPr>
              <w:jc w:val="center"/>
              <w:rPr>
                <w:sz w:val="22"/>
                <w:szCs w:val="22"/>
              </w:rPr>
            </w:pPr>
            <w:r w:rsidDel="00000000" w:rsidR="00000000" w:rsidRPr="00000000">
              <w:rPr>
                <w:sz w:val="22"/>
                <w:szCs w:val="22"/>
                <w:rtl w:val="0"/>
              </w:rPr>
              <w:t xml:space="preserve">Domain 2</w:t>
            </w:r>
          </w:p>
          <w:p w:rsidR="00000000" w:rsidDel="00000000" w:rsidP="00000000" w:rsidRDefault="00000000" w:rsidRPr="00000000" w14:paraId="0000001B">
            <w:pPr>
              <w:jc w:val="center"/>
              <w:rPr>
                <w:sz w:val="22"/>
                <w:szCs w:val="22"/>
              </w:rPr>
            </w:pPr>
            <w:r w:rsidDel="00000000" w:rsidR="00000000" w:rsidRPr="00000000">
              <w:rPr>
                <w:rtl w:val="0"/>
              </w:rPr>
            </w:r>
          </w:p>
          <w:p w:rsidR="00000000" w:rsidDel="00000000" w:rsidP="00000000" w:rsidRDefault="00000000" w:rsidRPr="00000000" w14:paraId="0000001C">
            <w:pPr>
              <w:jc w:val="center"/>
              <w:rPr>
                <w:sz w:val="24"/>
                <w:szCs w:val="24"/>
              </w:rPr>
            </w:pPr>
            <w:r w:rsidDel="00000000" w:rsidR="00000000" w:rsidRPr="00000000">
              <w:rPr>
                <w:sz w:val="24"/>
                <w:szCs w:val="24"/>
                <w:rtl w:val="0"/>
              </w:rPr>
              <w:t xml:space="preserve">Embedded Systems</w:t>
            </w:r>
          </w:p>
        </w:tc>
        <w:tc>
          <w:tcPr/>
          <w:p w:rsidR="00000000" w:rsidDel="00000000" w:rsidP="00000000" w:rsidRDefault="00000000" w:rsidRPr="00000000" w14:paraId="0000001D">
            <w:pPr>
              <w:jc w:val="center"/>
              <w:rPr>
                <w:sz w:val="22"/>
                <w:szCs w:val="22"/>
              </w:rPr>
            </w:pPr>
            <w:r w:rsidDel="00000000" w:rsidR="00000000" w:rsidRPr="00000000">
              <w:rPr>
                <w:sz w:val="22"/>
                <w:szCs w:val="22"/>
                <w:rtl w:val="0"/>
              </w:rPr>
              <w:t xml:space="preserve">Domain 3</w:t>
            </w:r>
          </w:p>
          <w:p w:rsidR="00000000" w:rsidDel="00000000" w:rsidP="00000000" w:rsidRDefault="00000000" w:rsidRPr="00000000" w14:paraId="0000001E">
            <w:pPr>
              <w:jc w:val="center"/>
              <w:rPr>
                <w:sz w:val="22"/>
                <w:szCs w:val="22"/>
              </w:rPr>
            </w:pPr>
            <w:r w:rsidDel="00000000" w:rsidR="00000000" w:rsidRPr="00000000">
              <w:rPr>
                <w:rtl w:val="0"/>
              </w:rPr>
            </w:r>
          </w:p>
          <w:p w:rsidR="00000000" w:rsidDel="00000000" w:rsidP="00000000" w:rsidRDefault="00000000" w:rsidRPr="00000000" w14:paraId="0000001F">
            <w:pPr>
              <w:jc w:val="center"/>
              <w:rPr>
                <w:sz w:val="24"/>
                <w:szCs w:val="24"/>
              </w:rPr>
            </w:pPr>
            <w:r w:rsidDel="00000000" w:rsidR="00000000" w:rsidRPr="00000000">
              <w:rPr>
                <w:sz w:val="24"/>
                <w:szCs w:val="24"/>
                <w:rtl w:val="0"/>
              </w:rPr>
              <w:t xml:space="preserve">Quality Control and Assurance</w:t>
            </w:r>
          </w:p>
        </w:tc>
        <w:tc>
          <w:tcPr/>
          <w:p w:rsidR="00000000" w:rsidDel="00000000" w:rsidP="00000000" w:rsidRDefault="00000000" w:rsidRPr="00000000" w14:paraId="00000020">
            <w:pPr>
              <w:jc w:val="center"/>
              <w:rPr>
                <w:sz w:val="22"/>
                <w:szCs w:val="22"/>
              </w:rPr>
            </w:pPr>
            <w:r w:rsidDel="00000000" w:rsidR="00000000" w:rsidRPr="00000000">
              <w:rPr>
                <w:sz w:val="22"/>
                <w:szCs w:val="22"/>
                <w:rtl w:val="0"/>
              </w:rPr>
              <w:t xml:space="preserve">Domain 4</w:t>
            </w:r>
          </w:p>
          <w:p w:rsidR="00000000" w:rsidDel="00000000" w:rsidP="00000000" w:rsidRDefault="00000000" w:rsidRPr="00000000" w14:paraId="00000021">
            <w:pPr>
              <w:jc w:val="center"/>
              <w:rPr>
                <w:sz w:val="22"/>
                <w:szCs w:val="22"/>
              </w:rPr>
            </w:pPr>
            <w:r w:rsidDel="00000000" w:rsidR="00000000" w:rsidRPr="00000000">
              <w:rPr>
                <w:rtl w:val="0"/>
              </w:rPr>
            </w:r>
          </w:p>
          <w:p w:rsidR="00000000" w:rsidDel="00000000" w:rsidP="00000000" w:rsidRDefault="00000000" w:rsidRPr="00000000" w14:paraId="00000022">
            <w:pPr>
              <w:jc w:val="center"/>
              <w:rPr>
                <w:sz w:val="24"/>
                <w:szCs w:val="24"/>
              </w:rPr>
            </w:pPr>
            <w:r w:rsidDel="00000000" w:rsidR="00000000" w:rsidRPr="00000000">
              <w:rPr>
                <w:sz w:val="24"/>
                <w:szCs w:val="24"/>
                <w:rtl w:val="0"/>
              </w:rPr>
              <w:t xml:space="preserve">Industrial Automation</w:t>
            </w:r>
          </w:p>
          <w:p w:rsidR="00000000" w:rsidDel="00000000" w:rsidP="00000000" w:rsidRDefault="00000000" w:rsidRPr="00000000" w14:paraId="00000023">
            <w:pPr>
              <w:jc w:val="center"/>
              <w:rPr>
                <w:sz w:val="22"/>
                <w:szCs w:val="22"/>
              </w:rPr>
            </w:pPr>
            <w:r w:rsidDel="00000000" w:rsidR="00000000" w:rsidRPr="00000000">
              <w:rPr>
                <w:rtl w:val="0"/>
              </w:rPr>
            </w:r>
          </w:p>
        </w:tc>
        <w:tc>
          <w:tcPr/>
          <w:p w:rsidR="00000000" w:rsidDel="00000000" w:rsidP="00000000" w:rsidRDefault="00000000" w:rsidRPr="00000000" w14:paraId="00000024">
            <w:pPr>
              <w:jc w:val="center"/>
              <w:rPr>
                <w:sz w:val="22"/>
                <w:szCs w:val="22"/>
              </w:rPr>
            </w:pPr>
            <w:r w:rsidDel="00000000" w:rsidR="00000000" w:rsidRPr="00000000">
              <w:rPr>
                <w:sz w:val="22"/>
                <w:szCs w:val="22"/>
                <w:rtl w:val="0"/>
              </w:rPr>
              <w:t xml:space="preserve">Domain 5</w:t>
            </w:r>
          </w:p>
        </w:tc>
        <w:tc>
          <w:tcPr/>
          <w:p w:rsidR="00000000" w:rsidDel="00000000" w:rsidP="00000000" w:rsidRDefault="00000000" w:rsidRPr="00000000" w14:paraId="00000025">
            <w:pPr>
              <w:jc w:val="center"/>
              <w:rPr>
                <w:sz w:val="22"/>
                <w:szCs w:val="22"/>
              </w:rPr>
            </w:pPr>
            <w:r w:rsidDel="00000000" w:rsidR="00000000" w:rsidRPr="00000000">
              <w:rPr>
                <w:sz w:val="22"/>
                <w:szCs w:val="22"/>
                <w:rtl w:val="0"/>
              </w:rPr>
              <w:t xml:space="preserve">Domain 6</w:t>
            </w:r>
          </w:p>
        </w:tc>
      </w:tr>
    </w:tbl>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80"/>
        </w:tabs>
        <w:spacing w:after="0" w:before="69" w:line="24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380"/>
        </w:tabs>
        <w:spacing w:after="0" w:before="69" w:line="240" w:lineRule="auto"/>
        <w:ind w:left="3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Nature of Project  [Tick all that applicable</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w:t>
      </w:r>
      <w:r w:rsidDel="00000000" w:rsidR="00000000" w:rsidRPr="00000000">
        <w:rPr>
          <w:rtl w:val="0"/>
        </w:rPr>
      </w:r>
    </w:p>
    <w:tbl>
      <w:tblPr>
        <w:tblStyle w:val="Table3"/>
        <w:tblW w:w="9209.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58"/>
        <w:gridCol w:w="2875"/>
        <w:gridCol w:w="1276"/>
        <w:tblGridChange w:id="0">
          <w:tblGrid>
            <w:gridCol w:w="5058"/>
            <w:gridCol w:w="2875"/>
            <w:gridCol w:w="1276"/>
          </w:tblGrid>
        </w:tblGridChange>
      </w:tblGrid>
      <w:tr>
        <w:trPr>
          <w:cantSplit w:val="0"/>
          <w:trHeight w:val="562"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28">
            <w:pPr>
              <w:rPr>
                <w:sz w:val="22"/>
                <w:szCs w:val="22"/>
              </w:rPr>
            </w:pPr>
            <w:r w:rsidDel="00000000" w:rsidR="00000000" w:rsidRPr="00000000">
              <w:rPr>
                <w:rFonts w:ascii="MS Gothic" w:cs="MS Gothic" w:eastAsia="MS Gothic" w:hAnsi="MS Gothic"/>
                <w:b w:val="1"/>
                <w:sz w:val="22"/>
                <w:szCs w:val="22"/>
                <w:rtl w:val="0"/>
              </w:rPr>
              <w:t xml:space="preserve">☒</w:t>
            </w:r>
            <w:r w:rsidDel="00000000" w:rsidR="00000000" w:rsidRPr="00000000">
              <w:rPr>
                <w:sz w:val="22"/>
                <w:szCs w:val="22"/>
                <w:rtl w:val="0"/>
              </w:rPr>
              <w:t xml:space="preserve"> New Project  OR    </w:t>
            </w:r>
            <w:sdt>
              <w:sdtPr>
                <w:tag w:val="goog_rdk_0"/>
              </w:sdtPr>
              <w:sdtContent>
                <w:r w:rsidDel="00000000" w:rsidR="00000000" w:rsidRPr="00000000">
                  <w:rPr>
                    <w:rFonts w:ascii="Arial Unicode MS" w:cs="Arial Unicode MS" w:eastAsia="Arial Unicode MS" w:hAnsi="Arial Unicode MS"/>
                    <w:b w:val="1"/>
                    <w:sz w:val="22"/>
                    <w:szCs w:val="22"/>
                    <w:rtl w:val="0"/>
                  </w:rPr>
                  <w:t xml:space="preserve">☐</w:t>
                </w:r>
              </w:sdtContent>
            </w:sdt>
            <w:r w:rsidDel="00000000" w:rsidR="00000000" w:rsidRPr="00000000">
              <w:rPr>
                <w:sz w:val="22"/>
                <w:szCs w:val="22"/>
                <w:rtl w:val="0"/>
              </w:rPr>
              <w:t xml:space="preserve"> Extension of Existing Project</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29">
            <w:pPr>
              <w:rPr>
                <w:sz w:val="22"/>
                <w:szCs w:val="22"/>
              </w:rPr>
            </w:pPr>
            <w:bookmarkStart w:colFirst="0" w:colLast="0" w:name="_heading=h.gjdgxs" w:id="0"/>
            <w:bookmarkEnd w:id="0"/>
            <w:r w:rsidDel="00000000" w:rsidR="00000000" w:rsidRPr="00000000">
              <w:rPr>
                <w:rFonts w:ascii="MS Gothic" w:cs="MS Gothic" w:eastAsia="MS Gothic" w:hAnsi="MS Gothic"/>
                <w:b w:val="1"/>
                <w:sz w:val="22"/>
                <w:szCs w:val="22"/>
                <w:rtl w:val="0"/>
              </w:rPr>
              <w:t xml:space="preserve">☒</w:t>
            </w:r>
            <w:r w:rsidDel="00000000" w:rsidR="00000000" w:rsidRPr="00000000">
              <w:rPr>
                <w:sz w:val="22"/>
                <w:szCs w:val="22"/>
                <w:rtl w:val="0"/>
              </w:rPr>
              <w:t xml:space="preserve"> Industrial Collaboration</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2A">
            <w:pPr>
              <w:rPr>
                <w:sz w:val="22"/>
                <w:szCs w:val="22"/>
              </w:rPr>
            </w:pPr>
            <w:sdt>
              <w:sdtPr>
                <w:tag w:val="goog_rdk_1"/>
              </w:sdtPr>
              <w:sdtContent>
                <w:r w:rsidDel="00000000" w:rsidR="00000000" w:rsidRPr="00000000">
                  <w:rPr>
                    <w:rFonts w:ascii="Arial Unicode MS" w:cs="Arial Unicode MS" w:eastAsia="Arial Unicode MS" w:hAnsi="Arial Unicode MS"/>
                    <w:b w:val="1"/>
                    <w:sz w:val="22"/>
                    <w:szCs w:val="22"/>
                    <w:rtl w:val="0"/>
                  </w:rPr>
                  <w:t xml:space="preserve">☐</w:t>
                </w:r>
              </w:sdtContent>
            </w:sdt>
            <w:r w:rsidDel="00000000" w:rsidR="00000000" w:rsidRPr="00000000">
              <w:rPr>
                <w:sz w:val="22"/>
                <w:szCs w:val="22"/>
                <w:rtl w:val="0"/>
              </w:rPr>
              <w:t xml:space="preserve"> Funded</w:t>
            </w:r>
          </w:p>
        </w:tc>
      </w:tr>
      <w:tr>
        <w:trPr>
          <w:cantSplit w:val="0"/>
          <w:trHeight w:val="562" w:hRule="atLeast"/>
          <w:tblHeader w:val="0"/>
        </w:trPr>
        <w:tc>
          <w:tcPr>
            <w:shd w:fill="auto" w:val="clear"/>
            <w:vAlign w:val="center"/>
          </w:tcPr>
          <w:p w:rsidR="00000000" w:rsidDel="00000000" w:rsidP="00000000" w:rsidRDefault="00000000" w:rsidRPr="00000000" w14:paraId="0000002B">
            <w:pPr>
              <w:rPr>
                <w:sz w:val="22"/>
                <w:szCs w:val="22"/>
              </w:rPr>
            </w:pPr>
            <w:sdt>
              <w:sdtPr>
                <w:tag w:val="goog_rdk_2"/>
              </w:sdtPr>
              <w:sdtContent>
                <w:r w:rsidDel="00000000" w:rsidR="00000000" w:rsidRPr="00000000">
                  <w:rPr>
                    <w:rFonts w:ascii="Arial Unicode MS" w:cs="Arial Unicode MS" w:eastAsia="Arial Unicode MS" w:hAnsi="Arial Unicode MS"/>
                    <w:b w:val="1"/>
                    <w:sz w:val="22"/>
                    <w:szCs w:val="22"/>
                    <w:rtl w:val="0"/>
                  </w:rPr>
                  <w:t xml:space="preserve">☐</w:t>
                </w:r>
              </w:sdtContent>
            </w:sdt>
            <w:r w:rsidDel="00000000" w:rsidR="00000000" w:rsidRPr="00000000">
              <w:rPr>
                <w:sz w:val="22"/>
                <w:szCs w:val="22"/>
                <w:rtl w:val="0"/>
              </w:rPr>
              <w:t xml:space="preserve"> Other Department Collaboration</w:t>
            </w:r>
          </w:p>
          <w:p w:rsidR="00000000" w:rsidDel="00000000" w:rsidP="00000000" w:rsidRDefault="00000000" w:rsidRPr="00000000" w14:paraId="0000002C">
            <w:pPr>
              <w:rPr>
                <w:sz w:val="22"/>
                <w:szCs w:val="22"/>
              </w:rPr>
            </w:pPr>
            <w:r w:rsidDel="00000000" w:rsidR="00000000" w:rsidRPr="00000000">
              <w:rPr>
                <w:sz w:val="22"/>
                <w:szCs w:val="22"/>
                <w:rtl w:val="0"/>
              </w:rPr>
              <w:t xml:space="preserve">(If yes) Department  Name________________</w:t>
            </w:r>
          </w:p>
        </w:tc>
        <w:tc>
          <w:tcPr>
            <w:gridSpan w:val="2"/>
            <w:shd w:fill="auto" w:val="clear"/>
            <w:vAlign w:val="center"/>
          </w:tcPr>
          <w:p w:rsidR="00000000" w:rsidDel="00000000" w:rsidP="00000000" w:rsidRDefault="00000000" w:rsidRPr="00000000" w14:paraId="0000002D">
            <w:pPr>
              <w:rPr>
                <w:sz w:val="22"/>
                <w:szCs w:val="22"/>
              </w:rPr>
            </w:pPr>
            <w:sdt>
              <w:sdtPr>
                <w:tag w:val="goog_rdk_3"/>
              </w:sdtPr>
              <w:sdtContent>
                <w:r w:rsidDel="00000000" w:rsidR="00000000" w:rsidRPr="00000000">
                  <w:rPr>
                    <w:rFonts w:ascii="Arial Unicode MS" w:cs="Arial Unicode MS" w:eastAsia="Arial Unicode MS" w:hAnsi="Arial Unicode MS"/>
                    <w:b w:val="1"/>
                    <w:sz w:val="22"/>
                    <w:szCs w:val="22"/>
                    <w:rtl w:val="0"/>
                  </w:rPr>
                  <w:t xml:space="preserve">☐</w:t>
                </w:r>
              </w:sdtContent>
            </w:sdt>
            <w:r w:rsidDel="00000000" w:rsidR="00000000" w:rsidRPr="00000000">
              <w:rPr>
                <w:sz w:val="22"/>
                <w:szCs w:val="22"/>
                <w:rtl w:val="0"/>
              </w:rPr>
              <w:t xml:space="preserve"> Other Academic Institution  Collaboration</w:t>
            </w:r>
          </w:p>
          <w:p w:rsidR="00000000" w:rsidDel="00000000" w:rsidP="00000000" w:rsidRDefault="00000000" w:rsidRPr="00000000" w14:paraId="0000002E">
            <w:pPr>
              <w:rPr>
                <w:sz w:val="22"/>
                <w:szCs w:val="22"/>
              </w:rPr>
            </w:pPr>
            <w:r w:rsidDel="00000000" w:rsidR="00000000" w:rsidRPr="00000000">
              <w:rPr>
                <w:sz w:val="22"/>
                <w:szCs w:val="22"/>
                <w:rtl w:val="0"/>
              </w:rPr>
              <w:t xml:space="preserve">(If yes) Institution  Name_______________</w:t>
            </w:r>
          </w:p>
          <w:p w:rsidR="00000000" w:rsidDel="00000000" w:rsidP="00000000" w:rsidRDefault="00000000" w:rsidRPr="00000000" w14:paraId="0000002F">
            <w:pPr>
              <w:rPr>
                <w:sz w:val="22"/>
                <w:szCs w:val="22"/>
              </w:rPr>
            </w:pPr>
            <w:r w:rsidDel="00000000" w:rsidR="00000000" w:rsidRPr="00000000">
              <w:rPr>
                <w:rtl w:val="0"/>
              </w:rPr>
            </w:r>
          </w:p>
        </w:tc>
      </w:tr>
    </w:tbl>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s>
        <w:spacing w:after="0" w:before="0" w:line="240" w:lineRule="auto"/>
        <w:ind w:left="1080" w:right="0" w:firstLine="0"/>
        <w:jc w:val="both"/>
        <w:rPr>
          <w:rFonts w:ascii="Times New Roman" w:cs="Times New Roman" w:eastAsia="Times New Roman" w:hAnsi="Times New Roman"/>
          <w:b w:val="0"/>
          <w:i w:val="0"/>
          <w:smallCaps w:val="0"/>
          <w:strike w:val="0"/>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032">
      <w:pPr>
        <w:numPr>
          <w:ilvl w:val="0"/>
          <w:numId w:val="3"/>
        </w:numPr>
        <w:tabs>
          <w:tab w:val="left" w:leader="none" w:pos="368"/>
        </w:tabs>
        <w:spacing w:before="69" w:lineRule="auto"/>
        <w:ind w:left="360" w:hanging="360"/>
        <w:rPr>
          <w:sz w:val="24"/>
          <w:szCs w:val="24"/>
        </w:rPr>
      </w:pPr>
      <w:r w:rsidDel="00000000" w:rsidR="00000000" w:rsidRPr="00000000">
        <w:rPr>
          <w:b w:val="1"/>
          <w:sz w:val="24"/>
          <w:szCs w:val="24"/>
          <w:rtl w:val="0"/>
        </w:rPr>
        <w:t xml:space="preserve">Brief Outline (</w:t>
      </w:r>
      <w:r w:rsidDel="00000000" w:rsidR="00000000" w:rsidRPr="00000000">
        <w:rPr>
          <w:b w:val="1"/>
          <w:i w:val="1"/>
          <w:sz w:val="24"/>
          <w:szCs w:val="24"/>
          <w:rtl w:val="0"/>
        </w:rPr>
        <w:t xml:space="preserve">Problem Identification and Significance</w:t>
      </w:r>
      <w:r w:rsidDel="00000000" w:rsidR="00000000" w:rsidRPr="00000000">
        <w:rPr>
          <w:b w:val="1"/>
          <w:sz w:val="24"/>
          <w:szCs w:val="24"/>
          <w:rtl w:val="0"/>
        </w:rPr>
        <w:t xml:space="preserve">)</w:t>
      </w:r>
      <w:r w:rsidDel="00000000" w:rsidR="00000000" w:rsidRPr="00000000">
        <w:rPr>
          <w:rtl w:val="0"/>
        </w:rPr>
      </w:r>
    </w:p>
    <w:tbl>
      <w:tblPr>
        <w:tblStyle w:val="Table4"/>
        <w:tblW w:w="9720.0" w:type="dxa"/>
        <w:jc w:val="left"/>
        <w:tblInd w:w="-47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20"/>
        <w:tblGridChange w:id="0">
          <w:tblGrid>
            <w:gridCol w:w="9720"/>
          </w:tblGrid>
        </w:tblGridChange>
      </w:tblGrid>
      <w:tr>
        <w:trPr>
          <w:cantSplit w:val="0"/>
          <w:trHeight w:val="1862" w:hRule="atLeast"/>
          <w:tblHeader w:val="0"/>
        </w:trPr>
        <w:tc>
          <w:tcPr/>
          <w:p w:rsidR="00000000" w:rsidDel="00000000" w:rsidP="00000000" w:rsidRDefault="00000000" w:rsidRPr="00000000" w14:paraId="00000033">
            <w:pPr>
              <w:tabs>
                <w:tab w:val="left" w:leader="none" w:pos="368"/>
              </w:tabs>
              <w:spacing w:before="69" w:lineRule="auto"/>
              <w:jc w:val="both"/>
              <w:rPr>
                <w:sz w:val="24"/>
                <w:szCs w:val="24"/>
              </w:rPr>
            </w:pPr>
            <w:r w:rsidDel="00000000" w:rsidR="00000000" w:rsidRPr="00000000">
              <w:rPr>
                <w:sz w:val="24"/>
                <w:szCs w:val="24"/>
                <w:rtl w:val="0"/>
              </w:rPr>
              <w:t xml:space="preserve">Steel surfaces specifically steel rods and hot rolled steel strips, are widely used in various industries including automotive, aerospace, manufacturing, and construction can have certain defects namely crescent gap, inclusion, patches, pitted surface, rolled pit, scratches, waist folding, water spot, welding line, dents, material pit, process pit, plotting cracks, roughness, which poses significant operational risks, even leading to product failure. </w:t>
            </w:r>
            <w:hyperlink w:anchor="bookmark=id.728jzzozx9kx">
              <w:r w:rsidDel="00000000" w:rsidR="00000000" w:rsidRPr="00000000">
                <w:rPr>
                  <w:color w:val="1155cc"/>
                  <w:sz w:val="24"/>
                  <w:szCs w:val="24"/>
                  <w:u w:val="single"/>
                  <w:rtl w:val="0"/>
                </w:rPr>
                <w:t xml:space="preserve">[1]</w:t>
              </w:r>
            </w:hyperlink>
            <w:r w:rsidDel="00000000" w:rsidR="00000000" w:rsidRPr="00000000">
              <w:rPr>
                <w:rtl w:val="0"/>
              </w:rPr>
            </w:r>
          </w:p>
          <w:p w:rsidR="00000000" w:rsidDel="00000000" w:rsidP="00000000" w:rsidRDefault="00000000" w:rsidRPr="00000000" w14:paraId="00000034">
            <w:pPr>
              <w:tabs>
                <w:tab w:val="left" w:leader="none" w:pos="368"/>
              </w:tabs>
              <w:spacing w:before="69" w:lineRule="auto"/>
              <w:jc w:val="both"/>
              <w:rPr>
                <w:sz w:val="24"/>
                <w:szCs w:val="24"/>
              </w:rPr>
            </w:pPr>
            <w:r w:rsidDel="00000000" w:rsidR="00000000" w:rsidRPr="00000000">
              <w:rPr>
                <w:sz w:val="24"/>
                <w:szCs w:val="24"/>
                <w:rtl w:val="0"/>
              </w:rPr>
              <w:t xml:space="preserve">Identifying these anomalies accurately early on in the manufacturing process is crucial in maintaining quality and safety standards and can reduce material waste, rework costs, and downtime in the manufacturing process, leading to cost savings for industries. </w:t>
            </w:r>
            <w:hyperlink w:anchor="bookmark=id.v60roy2s5cu9">
              <w:r w:rsidDel="00000000" w:rsidR="00000000" w:rsidRPr="00000000">
                <w:rPr>
                  <w:color w:val="1155cc"/>
                  <w:sz w:val="24"/>
                  <w:szCs w:val="24"/>
                  <w:u w:val="single"/>
                  <w:rtl w:val="0"/>
                </w:rPr>
                <w:t xml:space="preserve">[2]</w:t>
              </w:r>
            </w:hyperlink>
            <w:r w:rsidDel="00000000" w:rsidR="00000000" w:rsidRPr="00000000">
              <w:rPr>
                <w:rtl w:val="0"/>
              </w:rPr>
            </w:r>
          </w:p>
          <w:p w:rsidR="00000000" w:rsidDel="00000000" w:rsidP="00000000" w:rsidRDefault="00000000" w:rsidRPr="00000000" w14:paraId="00000035">
            <w:pPr>
              <w:tabs>
                <w:tab w:val="left" w:leader="none" w:pos="368"/>
              </w:tabs>
              <w:spacing w:before="69" w:lineRule="auto"/>
              <w:jc w:val="both"/>
              <w:rPr>
                <w:sz w:val="24"/>
                <w:szCs w:val="24"/>
              </w:rPr>
            </w:pPr>
            <w:r w:rsidDel="00000000" w:rsidR="00000000" w:rsidRPr="00000000">
              <w:rPr>
                <w:sz w:val="24"/>
                <w:szCs w:val="24"/>
                <w:rtl w:val="0"/>
              </w:rPr>
              <w:t xml:space="preserve">Traditional methods of defect detection, often relying on manual inspection or basic automated systems, using conventional image processing may not offer the accuracy or speed required in high-demand production environments. Machine vision based deep learning models are a powerful tool for these challenges. </w:t>
            </w:r>
            <w:hyperlink w:anchor="bookmark=id.gxaci4uvmgso">
              <w:r w:rsidDel="00000000" w:rsidR="00000000" w:rsidRPr="00000000">
                <w:rPr>
                  <w:color w:val="1155cc"/>
                  <w:sz w:val="24"/>
                  <w:szCs w:val="24"/>
                  <w:u w:val="single"/>
                  <w:rtl w:val="0"/>
                </w:rPr>
                <w:t xml:space="preserve">[3]</w:t>
              </w:r>
            </w:hyperlink>
            <w:r w:rsidDel="00000000" w:rsidR="00000000" w:rsidRPr="00000000">
              <w:rPr>
                <w:rtl w:val="0"/>
              </w:rPr>
            </w:r>
          </w:p>
          <w:p w:rsidR="00000000" w:rsidDel="00000000" w:rsidP="00000000" w:rsidRDefault="00000000" w:rsidRPr="00000000" w14:paraId="00000036">
            <w:pPr>
              <w:tabs>
                <w:tab w:val="left" w:leader="none" w:pos="368"/>
              </w:tabs>
              <w:spacing w:before="69" w:lineRule="auto"/>
              <w:jc w:val="both"/>
              <w:rPr>
                <w:sz w:val="24"/>
                <w:szCs w:val="24"/>
              </w:rPr>
            </w:pPr>
            <w:r w:rsidDel="00000000" w:rsidR="00000000" w:rsidRPr="00000000">
              <w:rPr>
                <w:sz w:val="24"/>
                <w:szCs w:val="24"/>
                <w:rtl w:val="0"/>
              </w:rPr>
              <w:t xml:space="preserve">However, the deployment of these deep learning models on standard general purpose CPUs results in slow processing speed and GPUs are more efficient but draw a lot more power </w:t>
            </w:r>
            <w:hyperlink w:anchor="bookmark=id.boiwofxtnnz3">
              <w:r w:rsidDel="00000000" w:rsidR="00000000" w:rsidRPr="00000000">
                <w:rPr>
                  <w:color w:val="1155cc"/>
                  <w:sz w:val="24"/>
                  <w:szCs w:val="24"/>
                  <w:u w:val="single"/>
                  <w:rtl w:val="0"/>
                </w:rPr>
                <w:t xml:space="preserve">[4]</w:t>
              </w:r>
            </w:hyperlink>
            <w:r w:rsidDel="00000000" w:rsidR="00000000" w:rsidRPr="00000000">
              <w:rPr>
                <w:sz w:val="24"/>
                <w:szCs w:val="24"/>
                <w:rtl w:val="0"/>
              </w:rPr>
              <w:t xml:space="preserve">, these implementations may not be optimized for industry requirements with fast paced production environments which require efficient low power real time processing.</w:t>
            </w:r>
          </w:p>
          <w:p w:rsidR="00000000" w:rsidDel="00000000" w:rsidP="00000000" w:rsidRDefault="00000000" w:rsidRPr="00000000" w14:paraId="00000037">
            <w:pPr>
              <w:tabs>
                <w:tab w:val="left" w:leader="none" w:pos="368"/>
              </w:tabs>
              <w:spacing w:before="69" w:lineRule="auto"/>
              <w:jc w:val="both"/>
              <w:rPr>
                <w:sz w:val="24"/>
                <w:szCs w:val="24"/>
              </w:rPr>
            </w:pPr>
            <w:r w:rsidDel="00000000" w:rsidR="00000000" w:rsidRPr="00000000">
              <w:rPr>
                <w:sz w:val="24"/>
                <w:szCs w:val="24"/>
                <w:rtl w:val="0"/>
              </w:rPr>
              <w:t xml:space="preserve">To overcome these challenges, this project proposes deploying a deep learning model trained to detect defects on steel surfaces on a Field Programmable Gate Array (FPGA). FPGAs offer parallel processing capabilities and customization to optimize the machine learning models for improved performance while using less power than traditional CPUs and GPUs. </w:t>
            </w:r>
            <w:hyperlink w:anchor="bookmark=id.1mrsrq9hs2wu">
              <w:r w:rsidDel="00000000" w:rsidR="00000000" w:rsidRPr="00000000">
                <w:rPr>
                  <w:color w:val="1155cc"/>
                  <w:sz w:val="24"/>
                  <w:szCs w:val="24"/>
                  <w:u w:val="single"/>
                  <w:rtl w:val="0"/>
                </w:rPr>
                <w:t xml:space="preserve">[5]</w:t>
              </w:r>
            </w:hyperlink>
            <w:r w:rsidDel="00000000" w:rsidR="00000000" w:rsidRPr="00000000">
              <w:rPr>
                <w:rtl w:val="0"/>
              </w:rPr>
            </w:r>
          </w:p>
          <w:p w:rsidR="00000000" w:rsidDel="00000000" w:rsidP="00000000" w:rsidRDefault="00000000" w:rsidRPr="00000000" w14:paraId="00000038">
            <w:pPr>
              <w:tabs>
                <w:tab w:val="left" w:leader="none" w:pos="368"/>
              </w:tabs>
              <w:spacing w:before="69" w:lineRule="auto"/>
              <w:jc w:val="both"/>
              <w:rPr>
                <w:sz w:val="24"/>
                <w:szCs w:val="24"/>
              </w:rPr>
            </w:pPr>
            <w:r w:rsidDel="00000000" w:rsidR="00000000" w:rsidRPr="00000000">
              <w:rPr>
                <w:sz w:val="24"/>
                <w:szCs w:val="24"/>
                <w:rtl w:val="0"/>
              </w:rPr>
              <w:t xml:space="preserve">Ultimately adopting cutting-edge FPGA based systems can provide industries with a competitive advantage by improving operational efficiency and product quality. This project can pave the way for future innovations in deep learning, FPGA based systems and their deployment and usage in industries.</w:t>
            </w:r>
          </w:p>
          <w:p w:rsidR="00000000" w:rsidDel="00000000" w:rsidP="00000000" w:rsidRDefault="00000000" w:rsidRPr="00000000" w14:paraId="00000039">
            <w:pPr>
              <w:tabs>
                <w:tab w:val="left" w:leader="none" w:pos="368"/>
              </w:tabs>
              <w:spacing w:before="69" w:lineRule="auto"/>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03A">
      <w:pPr>
        <w:tabs>
          <w:tab w:val="left" w:leader="none" w:pos="380"/>
        </w:tabs>
        <w:spacing w:before="69" w:lineRule="auto"/>
        <w:ind w:left="360" w:firstLine="0"/>
        <w:rPr>
          <w:sz w:val="24"/>
          <w:szCs w:val="24"/>
        </w:rPr>
      </w:pPr>
      <w:r w:rsidDel="00000000" w:rsidR="00000000" w:rsidRPr="00000000">
        <w:rPr>
          <w:rtl w:val="0"/>
        </w:rPr>
      </w:r>
    </w:p>
    <w:p w:rsidR="00000000" w:rsidDel="00000000" w:rsidP="00000000" w:rsidRDefault="00000000" w:rsidRPr="00000000" w14:paraId="0000003B">
      <w:pPr>
        <w:numPr>
          <w:ilvl w:val="0"/>
          <w:numId w:val="3"/>
        </w:numPr>
        <w:tabs>
          <w:tab w:val="left" w:leader="none" w:pos="380"/>
        </w:tabs>
        <w:spacing w:before="69" w:lineRule="auto"/>
        <w:ind w:left="360" w:hanging="360"/>
        <w:rPr>
          <w:sz w:val="24"/>
          <w:szCs w:val="24"/>
        </w:rPr>
      </w:pPr>
      <w:r w:rsidDel="00000000" w:rsidR="00000000" w:rsidRPr="00000000">
        <w:rPr>
          <w:b w:val="1"/>
          <w:sz w:val="24"/>
          <w:szCs w:val="24"/>
          <w:rtl w:val="0"/>
        </w:rPr>
        <w:t xml:space="preserve">Objectives</w:t>
      </w:r>
      <w:r w:rsidDel="00000000" w:rsidR="00000000" w:rsidRPr="00000000">
        <w:rPr>
          <w:rtl w:val="0"/>
        </w:rPr>
      </w:r>
    </w:p>
    <w:tbl>
      <w:tblPr>
        <w:tblStyle w:val="Table5"/>
        <w:tblW w:w="9720.0" w:type="dxa"/>
        <w:jc w:val="left"/>
        <w:tblInd w:w="-47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20"/>
        <w:tblGridChange w:id="0">
          <w:tblGrid>
            <w:gridCol w:w="9720"/>
          </w:tblGrid>
        </w:tblGridChange>
      </w:tblGrid>
      <w:tr>
        <w:trPr>
          <w:cantSplit w:val="0"/>
          <w:trHeight w:val="1088" w:hRule="atLeast"/>
          <w:tblHeader w:val="0"/>
        </w:trPr>
        <w:tc>
          <w:tcPr/>
          <w:p w:rsidR="00000000" w:rsidDel="00000000" w:rsidP="00000000" w:rsidRDefault="00000000" w:rsidRPr="00000000" w14:paraId="0000003C">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380"/>
              </w:tabs>
              <w:spacing w:after="0" w:before="69" w:line="240" w:lineRule="auto"/>
              <w:ind w:left="720" w:right="0" w:hanging="360"/>
              <w:jc w:val="both"/>
              <w:rPr>
                <w:sz w:val="24"/>
                <w:szCs w:val="24"/>
              </w:rPr>
            </w:pPr>
            <w:r w:rsidDel="00000000" w:rsidR="00000000" w:rsidRPr="00000000">
              <w:rPr>
                <w:sz w:val="24"/>
                <w:szCs w:val="24"/>
                <w:rtl w:val="0"/>
              </w:rPr>
              <w:t xml:space="preserve">Utilizing custom </w:t>
            </w:r>
            <w:r w:rsidDel="00000000" w:rsidR="00000000" w:rsidRPr="00000000">
              <w:rPr>
                <w:i w:val="0"/>
                <w:smallCaps w:val="0"/>
                <w:strike w:val="0"/>
                <w:color w:val="000000"/>
                <w:sz w:val="24"/>
                <w:szCs w:val="24"/>
                <w:u w:val="none"/>
                <w:shd w:fill="auto" w:val="clear"/>
                <w:vertAlign w:val="baseline"/>
                <w:rtl w:val="0"/>
              </w:rPr>
              <w:t xml:space="preserve">datasets, performing necessary data preprocessing to ensure optimal training results.</w:t>
            </w:r>
            <w:r w:rsidDel="00000000" w:rsidR="00000000" w:rsidRPr="00000000">
              <w:rPr>
                <w:rtl w:val="0"/>
              </w:rPr>
            </w:r>
          </w:p>
          <w:p w:rsidR="00000000" w:rsidDel="00000000" w:rsidP="00000000" w:rsidRDefault="00000000" w:rsidRPr="00000000" w14:paraId="0000003D">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380"/>
              </w:tabs>
              <w:spacing w:after="0" w:before="0" w:line="240" w:lineRule="auto"/>
              <w:ind w:left="720" w:right="0" w:hanging="360"/>
              <w:jc w:val="both"/>
              <w:rPr>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Training a </w:t>
            </w:r>
            <w:r w:rsidDel="00000000" w:rsidR="00000000" w:rsidRPr="00000000">
              <w:rPr>
                <w:sz w:val="24"/>
                <w:szCs w:val="24"/>
                <w:rtl w:val="0"/>
              </w:rPr>
              <w:t xml:space="preserve">deep learning</w:t>
            </w:r>
            <w:r w:rsidDel="00000000" w:rsidR="00000000" w:rsidRPr="00000000">
              <w:rPr>
                <w:i w:val="0"/>
                <w:smallCaps w:val="0"/>
                <w:strike w:val="0"/>
                <w:color w:val="000000"/>
                <w:sz w:val="24"/>
                <w:szCs w:val="24"/>
                <w:u w:val="none"/>
                <w:shd w:fill="auto" w:val="clear"/>
                <w:vertAlign w:val="baseline"/>
                <w:rtl w:val="0"/>
              </w:rPr>
              <w:t xml:space="preserve"> model on the data</w:t>
            </w:r>
            <w:r w:rsidDel="00000000" w:rsidR="00000000" w:rsidRPr="00000000">
              <w:rPr>
                <w:sz w:val="24"/>
                <w:szCs w:val="24"/>
                <w:rtl w:val="0"/>
              </w:rPr>
              <w:t xml:space="preserve">set </w:t>
            </w:r>
            <w:r w:rsidDel="00000000" w:rsidR="00000000" w:rsidRPr="00000000">
              <w:rPr>
                <w:i w:val="0"/>
                <w:smallCaps w:val="0"/>
                <w:strike w:val="0"/>
                <w:color w:val="000000"/>
                <w:sz w:val="24"/>
                <w:szCs w:val="24"/>
                <w:u w:val="none"/>
                <w:shd w:fill="auto" w:val="clear"/>
                <w:vertAlign w:val="baseline"/>
                <w:rtl w:val="0"/>
              </w:rPr>
              <w:t xml:space="preserve">to detect </w:t>
            </w:r>
            <w:r w:rsidDel="00000000" w:rsidR="00000000" w:rsidRPr="00000000">
              <w:rPr>
                <w:sz w:val="24"/>
                <w:szCs w:val="24"/>
                <w:rtl w:val="0"/>
              </w:rPr>
              <w:t xml:space="preserve">certain types of defects</w:t>
            </w:r>
            <w:r w:rsidDel="00000000" w:rsidR="00000000" w:rsidRPr="00000000">
              <w:rPr>
                <w:i w:val="0"/>
                <w:smallCaps w:val="0"/>
                <w:strike w:val="0"/>
                <w:color w:val="000000"/>
                <w:sz w:val="24"/>
                <w:szCs w:val="24"/>
                <w:u w:val="none"/>
                <w:shd w:fill="auto" w:val="clear"/>
                <w:vertAlign w:val="baseline"/>
                <w:rtl w:val="0"/>
              </w:rPr>
              <w:t xml:space="preserve"> on </w:t>
            </w:r>
            <w:r w:rsidDel="00000000" w:rsidR="00000000" w:rsidRPr="00000000">
              <w:rPr>
                <w:sz w:val="24"/>
                <w:szCs w:val="24"/>
                <w:rtl w:val="0"/>
              </w:rPr>
              <w:t xml:space="preserve">steel</w:t>
            </w:r>
            <w:r w:rsidDel="00000000" w:rsidR="00000000" w:rsidRPr="00000000">
              <w:rPr>
                <w:i w:val="0"/>
                <w:smallCaps w:val="0"/>
                <w:strike w:val="0"/>
                <w:color w:val="000000"/>
                <w:sz w:val="24"/>
                <w:szCs w:val="24"/>
                <w:u w:val="none"/>
                <w:shd w:fill="auto" w:val="clear"/>
                <w:vertAlign w:val="baseline"/>
                <w:rtl w:val="0"/>
              </w:rPr>
              <w:t xml:space="preserve"> surfaces accurately.</w:t>
            </w:r>
            <w:r w:rsidDel="00000000" w:rsidR="00000000" w:rsidRPr="00000000">
              <w:rPr>
                <w:rtl w:val="0"/>
              </w:rPr>
            </w:r>
          </w:p>
          <w:p w:rsidR="00000000" w:rsidDel="00000000" w:rsidP="00000000" w:rsidRDefault="00000000" w:rsidRPr="00000000" w14:paraId="0000003E">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380"/>
              </w:tabs>
              <w:spacing w:after="0" w:before="0" w:line="240" w:lineRule="auto"/>
              <w:ind w:left="720" w:right="0" w:hanging="360"/>
              <w:jc w:val="both"/>
              <w:rPr>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Enhancing the performance of the computer vision model by hy</w:t>
            </w:r>
            <w:r w:rsidDel="00000000" w:rsidR="00000000" w:rsidRPr="00000000">
              <w:rPr>
                <w:sz w:val="24"/>
                <w:szCs w:val="24"/>
                <w:rtl w:val="0"/>
              </w:rPr>
              <w:t xml:space="preserve">perparameter tuning and further adjusting the dataset</w:t>
            </w:r>
            <w:r w:rsidDel="00000000" w:rsidR="00000000" w:rsidRPr="00000000">
              <w:rPr>
                <w:i w:val="0"/>
                <w:smallCaps w:val="0"/>
                <w:strike w:val="0"/>
                <w:color w:val="000000"/>
                <w:sz w:val="24"/>
                <w:szCs w:val="24"/>
                <w:u w:val="none"/>
                <w:shd w:fill="auto" w:val="clear"/>
                <w:vertAlign w:val="baseline"/>
                <w:rtl w:val="0"/>
              </w:rPr>
              <w:t xml:space="preserve">, to ensure optimal performance.</w:t>
            </w:r>
            <w:r w:rsidDel="00000000" w:rsidR="00000000" w:rsidRPr="00000000">
              <w:rPr>
                <w:rtl w:val="0"/>
              </w:rPr>
            </w:r>
          </w:p>
          <w:p w:rsidR="00000000" w:rsidDel="00000000" w:rsidP="00000000" w:rsidRDefault="00000000" w:rsidRPr="00000000" w14:paraId="0000003F">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380"/>
              </w:tabs>
              <w:spacing w:after="0" w:before="0" w:line="240" w:lineRule="auto"/>
              <w:ind w:left="720" w:right="0" w:hanging="360"/>
              <w:jc w:val="both"/>
              <w:rPr>
                <w:sz w:val="24"/>
                <w:szCs w:val="24"/>
              </w:rPr>
            </w:pPr>
            <w:r w:rsidDel="00000000" w:rsidR="00000000" w:rsidRPr="00000000">
              <w:rPr>
                <w:i w:val="0"/>
                <w:smallCaps w:val="0"/>
                <w:strike w:val="0"/>
                <w:color w:val="000000"/>
                <w:sz w:val="24"/>
                <w:szCs w:val="24"/>
                <w:u w:val="none"/>
                <w:shd w:fill="auto" w:val="clear"/>
                <w:vertAlign w:val="baseline"/>
                <w:rtl w:val="0"/>
              </w:rPr>
              <w:t xml:space="preserve">Deploy the optimized </w:t>
            </w:r>
            <w:r w:rsidDel="00000000" w:rsidR="00000000" w:rsidRPr="00000000">
              <w:rPr>
                <w:sz w:val="24"/>
                <w:szCs w:val="24"/>
                <w:rtl w:val="0"/>
              </w:rPr>
              <w:t xml:space="preserve">deep learning </w:t>
            </w:r>
            <w:r w:rsidDel="00000000" w:rsidR="00000000" w:rsidRPr="00000000">
              <w:rPr>
                <w:i w:val="0"/>
                <w:smallCaps w:val="0"/>
                <w:strike w:val="0"/>
                <w:color w:val="000000"/>
                <w:sz w:val="24"/>
                <w:szCs w:val="24"/>
                <w:u w:val="none"/>
                <w:shd w:fill="auto" w:val="clear"/>
                <w:vertAlign w:val="baseline"/>
                <w:rtl w:val="0"/>
              </w:rPr>
              <w:t xml:space="preserve">model </w:t>
            </w:r>
            <w:r w:rsidDel="00000000" w:rsidR="00000000" w:rsidRPr="00000000">
              <w:rPr>
                <w:sz w:val="24"/>
                <w:szCs w:val="24"/>
                <w:rtl w:val="0"/>
              </w:rPr>
              <w:t xml:space="preserve">on the FPGA</w:t>
            </w:r>
            <w:r w:rsidDel="00000000" w:rsidR="00000000" w:rsidRPr="00000000">
              <w:rPr>
                <w:i w:val="0"/>
                <w:smallCaps w:val="0"/>
                <w:strike w:val="0"/>
                <w:color w:val="000000"/>
                <w:sz w:val="24"/>
                <w:szCs w:val="24"/>
                <w:u w:val="none"/>
                <w:shd w:fill="auto" w:val="clear"/>
                <w:vertAlign w:val="baseline"/>
                <w:rtl w:val="0"/>
              </w:rPr>
              <w:t xml:space="preserve"> development board to achieve </w:t>
            </w:r>
            <w:r w:rsidDel="00000000" w:rsidR="00000000" w:rsidRPr="00000000">
              <w:rPr>
                <w:sz w:val="24"/>
                <w:szCs w:val="24"/>
                <w:rtl w:val="0"/>
              </w:rPr>
              <w:t xml:space="preserve">accurate </w:t>
            </w:r>
            <w:r w:rsidDel="00000000" w:rsidR="00000000" w:rsidRPr="00000000">
              <w:rPr>
                <w:i w:val="0"/>
                <w:smallCaps w:val="0"/>
                <w:strike w:val="0"/>
                <w:color w:val="000000"/>
                <w:sz w:val="24"/>
                <w:szCs w:val="24"/>
                <w:u w:val="none"/>
                <w:shd w:fill="auto" w:val="clear"/>
                <w:vertAlign w:val="baseline"/>
                <w:rtl w:val="0"/>
              </w:rPr>
              <w:t xml:space="preserve">defect detection with </w:t>
            </w:r>
            <w:r w:rsidDel="00000000" w:rsidR="00000000" w:rsidRPr="00000000">
              <w:rPr>
                <w:sz w:val="24"/>
                <w:szCs w:val="24"/>
                <w:rtl w:val="0"/>
              </w:rPr>
              <w:t xml:space="preserve">faster response times and lower power consumption</w:t>
            </w:r>
            <w:r w:rsidDel="00000000" w:rsidR="00000000" w:rsidRPr="00000000">
              <w:rPr>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40">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380"/>
              </w:tabs>
              <w:spacing w:after="0" w:before="0" w:line="240" w:lineRule="auto"/>
              <w:ind w:left="720" w:right="0" w:hanging="360"/>
              <w:jc w:val="both"/>
              <w:rPr>
                <w:sz w:val="24"/>
                <w:szCs w:val="24"/>
              </w:rPr>
            </w:pPr>
            <w:r w:rsidDel="00000000" w:rsidR="00000000" w:rsidRPr="00000000">
              <w:rPr>
                <w:i w:val="0"/>
                <w:smallCaps w:val="0"/>
                <w:strike w:val="0"/>
                <w:color w:val="000000"/>
                <w:sz w:val="24"/>
                <w:szCs w:val="24"/>
                <w:u w:val="none"/>
                <w:shd w:fill="auto" w:val="clear"/>
                <w:vertAlign w:val="baseline"/>
                <w:rtl w:val="0"/>
              </w:rPr>
              <w:t xml:space="preserve">Evaluate and compare performance metrics of the FPGA accelerated </w:t>
            </w:r>
            <w:r w:rsidDel="00000000" w:rsidR="00000000" w:rsidRPr="00000000">
              <w:rPr>
                <w:sz w:val="24"/>
                <w:szCs w:val="24"/>
                <w:rtl w:val="0"/>
              </w:rPr>
              <w:t xml:space="preserve">model</w:t>
            </w:r>
            <w:r w:rsidDel="00000000" w:rsidR="00000000" w:rsidRPr="00000000">
              <w:rPr>
                <w:i w:val="0"/>
                <w:smallCaps w:val="0"/>
                <w:strike w:val="0"/>
                <w:color w:val="000000"/>
                <w:sz w:val="24"/>
                <w:szCs w:val="24"/>
                <w:u w:val="none"/>
                <w:shd w:fill="auto" w:val="clear"/>
                <w:vertAlign w:val="baseline"/>
                <w:rtl w:val="0"/>
              </w:rPr>
              <w:t xml:space="preserve"> and traditional CPU/GPU based implementation</w:t>
            </w:r>
            <w:r w:rsidDel="00000000" w:rsidR="00000000" w:rsidRPr="00000000">
              <w:rPr>
                <w:sz w:val="24"/>
                <w:szCs w:val="24"/>
                <w:rtl w:val="0"/>
              </w:rPr>
              <w:t xml:space="preserve">.</w:t>
            </w:r>
          </w:p>
          <w:p w:rsidR="00000000" w:rsidDel="00000000" w:rsidP="00000000" w:rsidRDefault="00000000" w:rsidRPr="00000000" w14:paraId="00000041">
            <w:pPr>
              <w:numPr>
                <w:ilvl w:val="0"/>
                <w:numId w:val="1"/>
              </w:numPr>
              <w:tabs>
                <w:tab w:val="left" w:leader="none" w:pos="380"/>
              </w:tabs>
              <w:ind w:left="720" w:hanging="360"/>
              <w:jc w:val="both"/>
              <w:rPr>
                <w:sz w:val="24"/>
                <w:szCs w:val="24"/>
              </w:rPr>
            </w:pPr>
            <w:r w:rsidDel="00000000" w:rsidR="00000000" w:rsidRPr="00000000">
              <w:rPr>
                <w:sz w:val="24"/>
                <w:szCs w:val="24"/>
                <w:rtl w:val="0"/>
              </w:rPr>
              <w:t xml:space="preserve">Provide a solution which aligns with industry standards, potentially setting a benchmark for automated defect detection on steel surfaces.</w:t>
            </w:r>
          </w:p>
          <w:p w:rsidR="00000000" w:rsidDel="00000000" w:rsidP="00000000" w:rsidRDefault="00000000" w:rsidRPr="00000000" w14:paraId="00000042">
            <w:pPr>
              <w:tabs>
                <w:tab w:val="left" w:leader="none" w:pos="380"/>
              </w:tabs>
              <w:spacing w:before="69" w:lineRule="auto"/>
              <w:rPr>
                <w:b w:val="1"/>
                <w:sz w:val="24"/>
                <w:szCs w:val="24"/>
              </w:rPr>
            </w:pPr>
            <w:r w:rsidDel="00000000" w:rsidR="00000000" w:rsidRPr="00000000">
              <w:rPr>
                <w:rtl w:val="0"/>
              </w:rPr>
            </w:r>
          </w:p>
        </w:tc>
      </w:tr>
    </w:tbl>
    <w:p w:rsidR="00000000" w:rsidDel="00000000" w:rsidP="00000000" w:rsidRDefault="00000000" w:rsidRPr="00000000" w14:paraId="00000043">
      <w:pPr>
        <w:tabs>
          <w:tab w:val="left" w:leader="none" w:pos="368"/>
        </w:tabs>
        <w:spacing w:before="69" w:lineRule="auto"/>
        <w:ind w:left="360" w:firstLine="0"/>
        <w:rPr>
          <w:sz w:val="24"/>
          <w:szCs w:val="24"/>
        </w:rPr>
      </w:pPr>
      <w:r w:rsidDel="00000000" w:rsidR="00000000" w:rsidRPr="00000000">
        <w:rPr>
          <w:rtl w:val="0"/>
        </w:rPr>
      </w:r>
    </w:p>
    <w:p w:rsidR="00000000" w:rsidDel="00000000" w:rsidP="00000000" w:rsidRDefault="00000000" w:rsidRPr="00000000" w14:paraId="00000044">
      <w:pPr>
        <w:numPr>
          <w:ilvl w:val="0"/>
          <w:numId w:val="3"/>
        </w:numPr>
        <w:tabs>
          <w:tab w:val="left" w:leader="none" w:pos="368"/>
        </w:tabs>
        <w:spacing w:before="69" w:lineRule="auto"/>
        <w:ind w:left="360" w:hanging="360"/>
        <w:rPr>
          <w:sz w:val="24"/>
          <w:szCs w:val="24"/>
        </w:rPr>
      </w:pPr>
      <w:r w:rsidDel="00000000" w:rsidR="00000000" w:rsidRPr="00000000">
        <w:rPr>
          <w:b w:val="1"/>
          <w:sz w:val="24"/>
          <w:szCs w:val="24"/>
          <w:rtl w:val="0"/>
        </w:rPr>
        <w:t xml:space="preserve">Scope</w:t>
      </w:r>
      <w:r w:rsidDel="00000000" w:rsidR="00000000" w:rsidRPr="00000000">
        <w:rPr>
          <w:rtl w:val="0"/>
        </w:rPr>
      </w:r>
    </w:p>
    <w:tbl>
      <w:tblPr>
        <w:tblStyle w:val="Table6"/>
        <w:tblW w:w="9720.0" w:type="dxa"/>
        <w:jc w:val="left"/>
        <w:tblInd w:w="-47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20"/>
        <w:tblGridChange w:id="0">
          <w:tblGrid>
            <w:gridCol w:w="9720"/>
          </w:tblGrid>
        </w:tblGridChange>
      </w:tblGrid>
      <w:tr>
        <w:trPr>
          <w:cantSplit w:val="0"/>
          <w:trHeight w:val="1250" w:hRule="atLeast"/>
          <w:tblHeader w:val="0"/>
        </w:trPr>
        <w:tc>
          <w:tcPr/>
          <w:p w:rsidR="00000000" w:rsidDel="00000000" w:rsidP="00000000" w:rsidRDefault="00000000" w:rsidRPr="00000000" w14:paraId="00000045">
            <w:pPr>
              <w:numPr>
                <w:ilvl w:val="0"/>
                <w:numId w:val="2"/>
              </w:numPr>
              <w:tabs>
                <w:tab w:val="left" w:leader="none" w:pos="368"/>
              </w:tabs>
              <w:spacing w:after="0" w:before="69" w:lineRule="auto"/>
              <w:ind w:left="720" w:hanging="360"/>
              <w:jc w:val="both"/>
              <w:rPr>
                <w:sz w:val="24"/>
                <w:szCs w:val="24"/>
              </w:rPr>
            </w:pPr>
            <w:r w:rsidDel="00000000" w:rsidR="00000000" w:rsidRPr="00000000">
              <w:rPr>
                <w:sz w:val="24"/>
                <w:szCs w:val="24"/>
                <w:rtl w:val="0"/>
              </w:rPr>
              <w:t xml:space="preserve">Defect Types and Surface: Focus on various types of defects, like crazing, inclusion, scratches, patches, pitted surface, welding line, commonly found in steel surfaces used in industrial applications.</w:t>
            </w:r>
          </w:p>
          <w:p w:rsidR="00000000" w:rsidDel="00000000" w:rsidP="00000000" w:rsidRDefault="00000000" w:rsidRPr="00000000" w14:paraId="00000046">
            <w:pPr>
              <w:numPr>
                <w:ilvl w:val="0"/>
                <w:numId w:val="2"/>
              </w:numPr>
              <w:tabs>
                <w:tab w:val="left" w:leader="none" w:pos="368"/>
              </w:tabs>
              <w:spacing w:after="0" w:before="0" w:lineRule="auto"/>
              <w:ind w:left="720" w:hanging="360"/>
              <w:jc w:val="both"/>
              <w:rPr>
                <w:sz w:val="24"/>
                <w:szCs w:val="24"/>
              </w:rPr>
            </w:pPr>
            <w:r w:rsidDel="00000000" w:rsidR="00000000" w:rsidRPr="00000000">
              <w:rPr>
                <w:sz w:val="24"/>
                <w:szCs w:val="24"/>
                <w:rtl w:val="0"/>
              </w:rPr>
              <w:t xml:space="preserve">Deep Learning Model: Development of a deep learning model designed for defect detection on steel surfaces.</w:t>
            </w:r>
          </w:p>
          <w:p w:rsidR="00000000" w:rsidDel="00000000" w:rsidP="00000000" w:rsidRDefault="00000000" w:rsidRPr="00000000" w14:paraId="00000047">
            <w:pPr>
              <w:numPr>
                <w:ilvl w:val="0"/>
                <w:numId w:val="2"/>
              </w:numPr>
              <w:tabs>
                <w:tab w:val="left" w:leader="none" w:pos="368"/>
              </w:tabs>
              <w:spacing w:after="0" w:before="0" w:lineRule="auto"/>
              <w:ind w:left="720" w:hanging="360"/>
              <w:jc w:val="both"/>
              <w:rPr>
                <w:sz w:val="24"/>
                <w:szCs w:val="24"/>
              </w:rPr>
            </w:pPr>
            <w:r w:rsidDel="00000000" w:rsidR="00000000" w:rsidRPr="00000000">
              <w:rPr>
                <w:sz w:val="24"/>
                <w:szCs w:val="24"/>
                <w:rtl w:val="0"/>
              </w:rPr>
              <w:t xml:space="preserve">FPGA Implementation: Implementation of the computer vision model on a selected FPGA platform using HDL (Hardware Description Language).</w:t>
            </w:r>
          </w:p>
          <w:p w:rsidR="00000000" w:rsidDel="00000000" w:rsidP="00000000" w:rsidRDefault="00000000" w:rsidRPr="00000000" w14:paraId="00000048">
            <w:pPr>
              <w:numPr>
                <w:ilvl w:val="0"/>
                <w:numId w:val="2"/>
              </w:numPr>
              <w:tabs>
                <w:tab w:val="left" w:leader="none" w:pos="368"/>
              </w:tabs>
              <w:spacing w:after="0" w:before="0" w:lineRule="auto"/>
              <w:ind w:left="720" w:hanging="360"/>
              <w:jc w:val="both"/>
              <w:rPr>
                <w:sz w:val="24"/>
                <w:szCs w:val="24"/>
              </w:rPr>
            </w:pPr>
            <w:r w:rsidDel="00000000" w:rsidR="00000000" w:rsidRPr="00000000">
              <w:rPr>
                <w:sz w:val="24"/>
                <w:szCs w:val="24"/>
                <w:rtl w:val="0"/>
              </w:rPr>
              <w:t xml:space="preserve">Testing and Validation: Develop and execute test cases to ensure error free operation under different conditions, defect types and steel surfaces.</w:t>
            </w:r>
          </w:p>
          <w:p w:rsidR="00000000" w:rsidDel="00000000" w:rsidP="00000000" w:rsidRDefault="00000000" w:rsidRPr="00000000" w14:paraId="00000049">
            <w:pPr>
              <w:numPr>
                <w:ilvl w:val="0"/>
                <w:numId w:val="2"/>
              </w:numPr>
              <w:tabs>
                <w:tab w:val="left" w:leader="none" w:pos="368"/>
              </w:tabs>
              <w:spacing w:after="0" w:before="0" w:lineRule="auto"/>
              <w:ind w:left="720" w:hanging="360"/>
              <w:jc w:val="both"/>
              <w:rPr>
                <w:sz w:val="24"/>
                <w:szCs w:val="24"/>
              </w:rPr>
            </w:pPr>
            <w:r w:rsidDel="00000000" w:rsidR="00000000" w:rsidRPr="00000000">
              <w:rPr>
                <w:sz w:val="24"/>
                <w:szCs w:val="24"/>
                <w:rtl w:val="0"/>
              </w:rPr>
              <w:t xml:space="preserve">Performance Enhancement: Optimize the deep learning model and FPGA hardware to ensure optimal performance and real time processing.</w:t>
            </w:r>
          </w:p>
          <w:p w:rsidR="00000000" w:rsidDel="00000000" w:rsidP="00000000" w:rsidRDefault="00000000" w:rsidRPr="00000000" w14:paraId="0000004A">
            <w:pPr>
              <w:numPr>
                <w:ilvl w:val="0"/>
                <w:numId w:val="2"/>
              </w:numPr>
              <w:tabs>
                <w:tab w:val="left" w:leader="none" w:pos="368"/>
              </w:tabs>
              <w:spacing w:after="0" w:before="0" w:lineRule="auto"/>
              <w:ind w:left="720" w:hanging="360"/>
              <w:jc w:val="both"/>
              <w:rPr>
                <w:sz w:val="24"/>
                <w:szCs w:val="24"/>
              </w:rPr>
            </w:pPr>
            <w:r w:rsidDel="00000000" w:rsidR="00000000" w:rsidRPr="00000000">
              <w:rPr>
                <w:sz w:val="24"/>
                <w:szCs w:val="24"/>
                <w:rtl w:val="0"/>
              </w:rPr>
              <w:t xml:space="preserve">Performance Evaluation: Comparative analysis of the FPGA-accelerated model against traditional CPU and GPU implementations. Evaluation metrics will include processing time, frames per second (FPS), and detection accuracy.</w:t>
            </w:r>
          </w:p>
          <w:p w:rsidR="00000000" w:rsidDel="00000000" w:rsidP="00000000" w:rsidRDefault="00000000" w:rsidRPr="00000000" w14:paraId="0000004B">
            <w:pPr>
              <w:tabs>
                <w:tab w:val="left" w:leader="none" w:pos="368"/>
              </w:tabs>
              <w:spacing w:before="69" w:lineRule="auto"/>
              <w:ind w:left="720" w:firstLine="0"/>
              <w:jc w:val="both"/>
              <w:rPr>
                <w:sz w:val="24"/>
                <w:szCs w:val="24"/>
              </w:rPr>
            </w:pPr>
            <w:r w:rsidDel="00000000" w:rsidR="00000000" w:rsidRPr="00000000">
              <w:rPr>
                <w:rtl w:val="0"/>
              </w:rPr>
            </w:r>
          </w:p>
        </w:tc>
      </w:tr>
    </w:tbl>
    <w:p w:rsidR="00000000" w:rsidDel="00000000" w:rsidP="00000000" w:rsidRDefault="00000000" w:rsidRPr="00000000" w14:paraId="0000004C">
      <w:pPr>
        <w:tabs>
          <w:tab w:val="left" w:leader="none" w:pos="368"/>
        </w:tabs>
        <w:spacing w:before="69" w:lineRule="auto"/>
        <w:ind w:left="630" w:firstLine="0"/>
        <w:rPr>
          <w:b w:val="1"/>
          <w:sz w:val="24"/>
          <w:szCs w:val="24"/>
        </w:rPr>
      </w:pPr>
      <w:r w:rsidDel="00000000" w:rsidR="00000000" w:rsidRPr="00000000">
        <w:rPr>
          <w:rtl w:val="0"/>
        </w:rPr>
      </w:r>
    </w:p>
    <w:p w:rsidR="00000000" w:rsidDel="00000000" w:rsidP="00000000" w:rsidRDefault="00000000" w:rsidRPr="00000000" w14:paraId="0000004D">
      <w:pPr>
        <w:tabs>
          <w:tab w:val="left" w:leader="none" w:pos="368"/>
        </w:tabs>
        <w:spacing w:before="69" w:lineRule="auto"/>
        <w:ind w:left="630" w:firstLine="0"/>
        <w:rPr>
          <w:b w:val="1"/>
          <w:sz w:val="24"/>
          <w:szCs w:val="24"/>
        </w:rPr>
      </w:pPr>
      <w:r w:rsidDel="00000000" w:rsidR="00000000" w:rsidRPr="00000000">
        <w:rPr>
          <w:rtl w:val="0"/>
        </w:rPr>
      </w:r>
    </w:p>
    <w:p w:rsidR="00000000" w:rsidDel="00000000" w:rsidP="00000000" w:rsidRDefault="00000000" w:rsidRPr="00000000" w14:paraId="0000004E">
      <w:pPr>
        <w:tabs>
          <w:tab w:val="left" w:leader="none" w:pos="368"/>
        </w:tabs>
        <w:spacing w:before="69" w:lineRule="auto"/>
        <w:ind w:left="630" w:firstLine="0"/>
        <w:rPr>
          <w:b w:val="1"/>
          <w:sz w:val="24"/>
          <w:szCs w:val="24"/>
        </w:rPr>
      </w:pPr>
      <w:r w:rsidDel="00000000" w:rsidR="00000000" w:rsidRPr="00000000">
        <w:rPr>
          <w:rtl w:val="0"/>
        </w:rPr>
      </w:r>
    </w:p>
    <w:p w:rsidR="00000000" w:rsidDel="00000000" w:rsidP="00000000" w:rsidRDefault="00000000" w:rsidRPr="00000000" w14:paraId="0000004F">
      <w:pPr>
        <w:tabs>
          <w:tab w:val="left" w:leader="none" w:pos="368"/>
        </w:tabs>
        <w:spacing w:before="69" w:lineRule="auto"/>
        <w:ind w:left="630" w:firstLine="0"/>
        <w:rPr>
          <w:b w:val="1"/>
          <w:sz w:val="24"/>
          <w:szCs w:val="24"/>
        </w:rPr>
      </w:pPr>
      <w:r w:rsidDel="00000000" w:rsidR="00000000" w:rsidRPr="00000000">
        <w:rPr>
          <w:rtl w:val="0"/>
        </w:rPr>
      </w:r>
    </w:p>
    <w:p w:rsidR="00000000" w:rsidDel="00000000" w:rsidP="00000000" w:rsidRDefault="00000000" w:rsidRPr="00000000" w14:paraId="00000050">
      <w:pPr>
        <w:tabs>
          <w:tab w:val="left" w:leader="none" w:pos="368"/>
        </w:tabs>
        <w:spacing w:before="69" w:lineRule="auto"/>
        <w:ind w:left="630" w:firstLine="0"/>
        <w:rPr>
          <w:b w:val="1"/>
          <w:sz w:val="24"/>
          <w:szCs w:val="24"/>
        </w:rPr>
      </w:pPr>
      <w:r w:rsidDel="00000000" w:rsidR="00000000" w:rsidRPr="00000000">
        <w:rPr>
          <w:rtl w:val="0"/>
        </w:rPr>
      </w:r>
    </w:p>
    <w:p w:rsidR="00000000" w:rsidDel="00000000" w:rsidP="00000000" w:rsidRDefault="00000000" w:rsidRPr="00000000" w14:paraId="00000051">
      <w:pPr>
        <w:tabs>
          <w:tab w:val="left" w:leader="none" w:pos="368"/>
        </w:tabs>
        <w:spacing w:before="69" w:lineRule="auto"/>
        <w:ind w:left="630" w:firstLine="0"/>
        <w:rPr>
          <w:b w:val="1"/>
          <w:sz w:val="24"/>
          <w:szCs w:val="24"/>
        </w:rPr>
      </w:pPr>
      <w:r w:rsidDel="00000000" w:rsidR="00000000" w:rsidRPr="00000000">
        <w:rPr>
          <w:rtl w:val="0"/>
        </w:rPr>
      </w:r>
    </w:p>
    <w:p w:rsidR="00000000" w:rsidDel="00000000" w:rsidP="00000000" w:rsidRDefault="00000000" w:rsidRPr="00000000" w14:paraId="00000052">
      <w:pPr>
        <w:tabs>
          <w:tab w:val="left" w:leader="none" w:pos="368"/>
        </w:tabs>
        <w:spacing w:before="69" w:lineRule="auto"/>
        <w:ind w:left="630" w:firstLine="0"/>
        <w:rPr>
          <w:b w:val="1"/>
          <w:sz w:val="24"/>
          <w:szCs w:val="24"/>
        </w:rPr>
      </w:pPr>
      <w:r w:rsidDel="00000000" w:rsidR="00000000" w:rsidRPr="00000000">
        <w:rPr>
          <w:rtl w:val="0"/>
        </w:rPr>
      </w:r>
    </w:p>
    <w:p w:rsidR="00000000" w:rsidDel="00000000" w:rsidP="00000000" w:rsidRDefault="00000000" w:rsidRPr="00000000" w14:paraId="00000053">
      <w:pPr>
        <w:numPr>
          <w:ilvl w:val="0"/>
          <w:numId w:val="3"/>
        </w:numPr>
        <w:tabs>
          <w:tab w:val="left" w:leader="none" w:pos="368"/>
        </w:tabs>
        <w:spacing w:before="69" w:lineRule="auto"/>
        <w:ind w:left="630" w:hanging="360"/>
        <w:rPr>
          <w:b w:val="1"/>
          <w:sz w:val="24"/>
          <w:szCs w:val="24"/>
        </w:rPr>
      </w:pPr>
      <w:r w:rsidDel="00000000" w:rsidR="00000000" w:rsidRPr="00000000">
        <w:rPr>
          <w:b w:val="1"/>
          <w:sz w:val="24"/>
          <w:szCs w:val="24"/>
          <w:rtl w:val="0"/>
        </w:rPr>
        <w:t xml:space="preserve">Proposed Methodology</w:t>
      </w:r>
    </w:p>
    <w:tbl>
      <w:tblPr>
        <w:tblStyle w:val="Table7"/>
        <w:tblW w:w="9720.0" w:type="dxa"/>
        <w:jc w:val="left"/>
        <w:tblInd w:w="-47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20"/>
        <w:tblGridChange w:id="0">
          <w:tblGrid>
            <w:gridCol w:w="9720"/>
          </w:tblGrid>
        </w:tblGridChange>
      </w:tblGrid>
      <w:tr>
        <w:trPr>
          <w:cantSplit w:val="0"/>
          <w:trHeight w:val="1340" w:hRule="atLeast"/>
          <w:tblHeader w:val="0"/>
        </w:trPr>
        <w:tc>
          <w:tcPr/>
          <w:p w:rsidR="00000000" w:rsidDel="00000000" w:rsidP="00000000" w:rsidRDefault="00000000" w:rsidRPr="00000000" w14:paraId="00000054">
            <w:pPr>
              <w:tabs>
                <w:tab w:val="left" w:leader="none" w:pos="368"/>
              </w:tabs>
              <w:spacing w:before="69" w:lineRule="auto"/>
              <w:jc w:val="both"/>
              <w:rPr>
                <w:sz w:val="24"/>
                <w:szCs w:val="24"/>
              </w:rPr>
            </w:pPr>
            <w:r w:rsidDel="00000000" w:rsidR="00000000" w:rsidRPr="00000000">
              <w:rPr>
                <w:sz w:val="24"/>
                <w:szCs w:val="24"/>
                <w:rtl w:val="0"/>
              </w:rPr>
              <w:t xml:space="preserve">Utilizing custom datasets, perform necessary data preprocessing, train a deep learning model on the optimized dataset to detect certain types of defects on steel surfaces.</w:t>
            </w:r>
          </w:p>
          <w:p w:rsidR="00000000" w:rsidDel="00000000" w:rsidP="00000000" w:rsidRDefault="00000000" w:rsidRPr="00000000" w14:paraId="00000055">
            <w:pPr>
              <w:tabs>
                <w:tab w:val="left" w:leader="none" w:pos="368"/>
              </w:tabs>
              <w:spacing w:before="69" w:lineRule="auto"/>
              <w:jc w:val="both"/>
              <w:rPr>
                <w:sz w:val="24"/>
                <w:szCs w:val="24"/>
              </w:rPr>
            </w:pPr>
            <w:r w:rsidDel="00000000" w:rsidR="00000000" w:rsidRPr="00000000">
              <w:rPr>
                <w:sz w:val="24"/>
                <w:szCs w:val="24"/>
                <w:rtl w:val="0"/>
              </w:rPr>
              <w:t xml:space="preserve">Optimizing the model by performing hyperparameter tuning, further adjusting the dataset, and performing other necessary operations to improve the performance of the model.</w:t>
            </w:r>
          </w:p>
          <w:p w:rsidR="00000000" w:rsidDel="00000000" w:rsidP="00000000" w:rsidRDefault="00000000" w:rsidRPr="00000000" w14:paraId="00000056">
            <w:pPr>
              <w:tabs>
                <w:tab w:val="left" w:leader="none" w:pos="368"/>
              </w:tabs>
              <w:spacing w:before="69" w:lineRule="auto"/>
              <w:jc w:val="both"/>
              <w:rPr>
                <w:sz w:val="24"/>
                <w:szCs w:val="24"/>
              </w:rPr>
            </w:pPr>
            <w:r w:rsidDel="00000000" w:rsidR="00000000" w:rsidRPr="00000000">
              <w:rPr>
                <w:sz w:val="24"/>
                <w:szCs w:val="24"/>
                <w:rtl w:val="0"/>
              </w:rPr>
              <w:t xml:space="preserve">Deploying the optimized model on an Avnet Ultra96 Field Programmable Gate Array (FPGA) development board, aiming to significantly reduce processing time, enhance frames per second (FPS) and improve the overall performance of the optimized deep learning model.</w:t>
            </w:r>
          </w:p>
          <w:p w:rsidR="00000000" w:rsidDel="00000000" w:rsidP="00000000" w:rsidRDefault="00000000" w:rsidRPr="00000000" w14:paraId="00000057">
            <w:pPr>
              <w:tabs>
                <w:tab w:val="left" w:leader="none" w:pos="368"/>
              </w:tabs>
              <w:spacing w:before="69" w:lineRule="auto"/>
              <w:jc w:val="both"/>
              <w:rPr>
                <w:sz w:val="24"/>
                <w:szCs w:val="24"/>
              </w:rPr>
            </w:pPr>
            <w:r w:rsidDel="00000000" w:rsidR="00000000" w:rsidRPr="00000000">
              <w:rPr>
                <w:rtl w:val="0"/>
              </w:rPr>
            </w:r>
          </w:p>
        </w:tc>
      </w:tr>
    </w:tbl>
    <w:p w:rsidR="00000000" w:rsidDel="00000000" w:rsidP="00000000" w:rsidRDefault="00000000" w:rsidRPr="00000000" w14:paraId="00000058">
      <w:pPr>
        <w:tabs>
          <w:tab w:val="left" w:leader="none" w:pos="368"/>
        </w:tabs>
        <w:spacing w:before="69" w:lineRule="auto"/>
        <w:ind w:left="630" w:firstLine="0"/>
        <w:rPr>
          <w:b w:val="1"/>
          <w:sz w:val="24"/>
          <w:szCs w:val="24"/>
        </w:rPr>
      </w:pPr>
      <w:r w:rsidDel="00000000" w:rsidR="00000000" w:rsidRPr="00000000">
        <w:rPr>
          <w:b w:val="1"/>
          <w:sz w:val="24"/>
          <w:szCs w:val="24"/>
          <w:rtl w:val="0"/>
        </w:rPr>
        <w:t xml:space="preserve">Flow chart</w:t>
      </w:r>
    </w:p>
    <w:p w:rsidR="00000000" w:rsidDel="00000000" w:rsidP="00000000" w:rsidRDefault="00000000" w:rsidRPr="00000000" w14:paraId="00000059">
      <w:pPr>
        <w:tabs>
          <w:tab w:val="left" w:leader="none" w:pos="368"/>
        </w:tabs>
        <w:spacing w:before="69" w:lineRule="auto"/>
        <w:ind w:left="630" w:firstLine="0"/>
        <w:rPr>
          <w:b w:val="1"/>
          <w:sz w:val="24"/>
          <w:szCs w:val="24"/>
        </w:rPr>
      </w:pPr>
      <w:r w:rsidDel="00000000" w:rsidR="00000000" w:rsidRPr="00000000">
        <w:rPr>
          <w:b w:val="1"/>
          <w:sz w:val="24"/>
          <w:szCs w:val="24"/>
        </w:rPr>
        <w:drawing>
          <wp:inline distB="114300" distT="114300" distL="114300" distR="114300">
            <wp:extent cx="3614738" cy="6238875"/>
            <wp:effectExtent b="0" l="0" r="0" t="0"/>
            <wp:docPr id="6"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614738" cy="6238875"/>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rPr>
          <w:b w:val="1"/>
          <w:sz w:val="24"/>
          <w:szCs w:val="24"/>
        </w:rPr>
      </w:pPr>
      <w:r w:rsidDel="00000000" w:rsidR="00000000" w:rsidRPr="00000000">
        <w:rPr>
          <w:rtl w:val="0"/>
        </w:rPr>
      </w:r>
    </w:p>
    <w:p w:rsidR="00000000" w:rsidDel="00000000" w:rsidP="00000000" w:rsidRDefault="00000000" w:rsidRPr="00000000" w14:paraId="0000005B">
      <w:pPr>
        <w:rPr>
          <w:b w:val="1"/>
          <w:sz w:val="24"/>
          <w:szCs w:val="24"/>
        </w:rPr>
      </w:pPr>
      <w:r w:rsidDel="00000000" w:rsidR="00000000" w:rsidRPr="00000000">
        <w:rPr>
          <w:rtl w:val="0"/>
        </w:rPr>
      </w:r>
    </w:p>
    <w:p w:rsidR="00000000" w:rsidDel="00000000" w:rsidP="00000000" w:rsidRDefault="00000000" w:rsidRPr="00000000" w14:paraId="0000005C">
      <w:pPr>
        <w:numPr>
          <w:ilvl w:val="0"/>
          <w:numId w:val="3"/>
        </w:numPr>
        <w:tabs>
          <w:tab w:val="left" w:leader="none" w:pos="368"/>
        </w:tabs>
        <w:spacing w:before="69" w:lineRule="auto"/>
        <w:ind w:left="630" w:hanging="360"/>
        <w:rPr>
          <w:b w:val="1"/>
          <w:sz w:val="24"/>
          <w:szCs w:val="24"/>
        </w:rPr>
      </w:pPr>
      <w:r w:rsidDel="00000000" w:rsidR="00000000" w:rsidRPr="00000000">
        <w:rPr>
          <w:b w:val="1"/>
          <w:sz w:val="24"/>
          <w:szCs w:val="24"/>
          <w:rtl w:val="0"/>
        </w:rPr>
        <w:t xml:space="preserve">Resources Involved</w:t>
      </w:r>
    </w:p>
    <w:tbl>
      <w:tblPr>
        <w:tblStyle w:val="Table8"/>
        <w:tblW w:w="9720.0" w:type="dxa"/>
        <w:jc w:val="left"/>
        <w:tblInd w:w="-47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20"/>
        <w:tblGridChange w:id="0">
          <w:tblGrid>
            <w:gridCol w:w="9720"/>
          </w:tblGrid>
        </w:tblGridChange>
      </w:tblGrid>
      <w:tr>
        <w:trPr>
          <w:cantSplit w:val="0"/>
          <w:trHeight w:val="1475" w:hRule="atLeast"/>
          <w:tblHeader w:val="0"/>
        </w:trPr>
        <w:tc>
          <w:tcPr/>
          <w:p w:rsidR="00000000" w:rsidDel="00000000" w:rsidP="00000000" w:rsidRDefault="00000000" w:rsidRPr="00000000" w14:paraId="0000005D">
            <w:pPr>
              <w:keepNext w:val="0"/>
              <w:keepLines w:val="0"/>
              <w:widowControl w:val="1"/>
              <w:numPr>
                <w:ilvl w:val="3"/>
                <w:numId w:val="3"/>
              </w:numPr>
              <w:pBdr>
                <w:top w:space="0" w:sz="0" w:val="nil"/>
                <w:left w:space="0" w:sz="0" w:val="nil"/>
                <w:bottom w:space="0" w:sz="0" w:val="nil"/>
                <w:right w:space="0" w:sz="0" w:val="nil"/>
                <w:between w:space="0" w:sz="0" w:val="nil"/>
              </w:pBdr>
              <w:shd w:fill="auto" w:val="clear"/>
              <w:tabs>
                <w:tab w:val="left" w:leader="none" w:pos="368"/>
              </w:tabs>
              <w:spacing w:after="0" w:before="69" w:line="240" w:lineRule="auto"/>
              <w:ind w:left="288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Research Papers</w:t>
            </w:r>
          </w:p>
          <w:p w:rsidR="00000000" w:rsidDel="00000000" w:rsidP="00000000" w:rsidRDefault="00000000" w:rsidRPr="00000000" w14:paraId="0000005E">
            <w:pPr>
              <w:keepNext w:val="0"/>
              <w:keepLines w:val="0"/>
              <w:widowControl w:val="1"/>
              <w:numPr>
                <w:ilvl w:val="4"/>
                <w:numId w:val="3"/>
              </w:numPr>
              <w:pBdr>
                <w:top w:space="0" w:sz="0" w:val="nil"/>
                <w:left w:space="0" w:sz="0" w:val="nil"/>
                <w:bottom w:space="0" w:sz="0" w:val="nil"/>
                <w:right w:space="0" w:sz="0" w:val="nil"/>
                <w:between w:space="0" w:sz="0" w:val="nil"/>
              </w:pBdr>
              <w:shd w:fill="auto" w:val="clear"/>
              <w:tabs>
                <w:tab w:val="left" w:leader="none" w:pos="368"/>
              </w:tabs>
              <w:spacing w:after="0" w:before="0" w:line="240" w:lineRule="auto"/>
              <w:ind w:left="36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IEEE</w:t>
            </w:r>
          </w:p>
          <w:p w:rsidR="00000000" w:rsidDel="00000000" w:rsidP="00000000" w:rsidRDefault="00000000" w:rsidRPr="00000000" w14:paraId="0000005F">
            <w:pPr>
              <w:keepNext w:val="0"/>
              <w:keepLines w:val="0"/>
              <w:widowControl w:val="1"/>
              <w:numPr>
                <w:ilvl w:val="4"/>
                <w:numId w:val="3"/>
              </w:numPr>
              <w:pBdr>
                <w:top w:space="0" w:sz="0" w:val="nil"/>
                <w:left w:space="0" w:sz="0" w:val="nil"/>
                <w:bottom w:space="0" w:sz="0" w:val="nil"/>
                <w:right w:space="0" w:sz="0" w:val="nil"/>
                <w:between w:space="0" w:sz="0" w:val="nil"/>
              </w:pBdr>
              <w:shd w:fill="auto" w:val="clear"/>
              <w:tabs>
                <w:tab w:val="left" w:leader="none" w:pos="368"/>
              </w:tabs>
              <w:spacing w:after="0" w:before="0" w:line="240" w:lineRule="auto"/>
              <w:ind w:left="36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Springer Link</w:t>
            </w:r>
          </w:p>
          <w:p w:rsidR="00000000" w:rsidDel="00000000" w:rsidP="00000000" w:rsidRDefault="00000000" w:rsidRPr="00000000" w14:paraId="00000060">
            <w:pPr>
              <w:keepNext w:val="0"/>
              <w:keepLines w:val="0"/>
              <w:widowControl w:val="1"/>
              <w:numPr>
                <w:ilvl w:val="4"/>
                <w:numId w:val="3"/>
              </w:numPr>
              <w:pBdr>
                <w:top w:space="0" w:sz="0" w:val="nil"/>
                <w:left w:space="0" w:sz="0" w:val="nil"/>
                <w:bottom w:space="0" w:sz="0" w:val="nil"/>
                <w:right w:space="0" w:sz="0" w:val="nil"/>
                <w:between w:space="0" w:sz="0" w:val="nil"/>
              </w:pBdr>
              <w:shd w:fill="auto" w:val="clear"/>
              <w:tabs>
                <w:tab w:val="left" w:leader="none" w:pos="368"/>
              </w:tabs>
              <w:spacing w:after="0" w:before="0" w:line="240" w:lineRule="auto"/>
              <w:ind w:left="36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Elsevier Scopus</w:t>
            </w:r>
          </w:p>
          <w:p w:rsidR="00000000" w:rsidDel="00000000" w:rsidP="00000000" w:rsidRDefault="00000000" w:rsidRPr="00000000" w14:paraId="00000061">
            <w:pPr>
              <w:keepNext w:val="0"/>
              <w:keepLines w:val="0"/>
              <w:widowControl w:val="1"/>
              <w:numPr>
                <w:ilvl w:val="3"/>
                <w:numId w:val="3"/>
              </w:numPr>
              <w:pBdr>
                <w:top w:space="0" w:sz="0" w:val="nil"/>
                <w:left w:space="0" w:sz="0" w:val="nil"/>
                <w:bottom w:space="0" w:sz="0" w:val="nil"/>
                <w:right w:space="0" w:sz="0" w:val="nil"/>
                <w:between w:space="0" w:sz="0" w:val="nil"/>
              </w:pBdr>
              <w:shd w:fill="auto" w:val="clear"/>
              <w:tabs>
                <w:tab w:val="left" w:leader="none" w:pos="368"/>
              </w:tabs>
              <w:spacing w:after="0" w:before="0" w:line="240" w:lineRule="auto"/>
              <w:ind w:left="288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Dataset</w:t>
            </w:r>
          </w:p>
          <w:p w:rsidR="00000000" w:rsidDel="00000000" w:rsidP="00000000" w:rsidRDefault="00000000" w:rsidRPr="00000000" w14:paraId="00000062">
            <w:pPr>
              <w:keepNext w:val="0"/>
              <w:keepLines w:val="0"/>
              <w:widowControl w:val="1"/>
              <w:numPr>
                <w:ilvl w:val="4"/>
                <w:numId w:val="3"/>
              </w:numPr>
              <w:pBdr>
                <w:top w:space="0" w:sz="0" w:val="nil"/>
                <w:left w:space="0" w:sz="0" w:val="nil"/>
                <w:bottom w:space="0" w:sz="0" w:val="nil"/>
                <w:right w:space="0" w:sz="0" w:val="nil"/>
                <w:between w:space="0" w:sz="0" w:val="nil"/>
              </w:pBdr>
              <w:shd w:fill="auto" w:val="clear"/>
              <w:tabs>
                <w:tab w:val="left" w:leader="none" w:pos="368"/>
              </w:tabs>
              <w:spacing w:after="0" w:before="0" w:line="240" w:lineRule="auto"/>
              <w:ind w:left="36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Kaggle</w:t>
            </w:r>
          </w:p>
          <w:p w:rsidR="00000000" w:rsidDel="00000000" w:rsidP="00000000" w:rsidRDefault="00000000" w:rsidRPr="00000000" w14:paraId="00000063">
            <w:pPr>
              <w:keepNext w:val="0"/>
              <w:keepLines w:val="0"/>
              <w:widowControl w:val="1"/>
              <w:numPr>
                <w:ilvl w:val="4"/>
                <w:numId w:val="3"/>
              </w:numPr>
              <w:pBdr>
                <w:top w:space="0" w:sz="0" w:val="nil"/>
                <w:left w:space="0" w:sz="0" w:val="nil"/>
                <w:bottom w:space="0" w:sz="0" w:val="nil"/>
                <w:right w:space="0" w:sz="0" w:val="nil"/>
                <w:between w:space="0" w:sz="0" w:val="nil"/>
              </w:pBdr>
              <w:shd w:fill="auto" w:val="clear"/>
              <w:tabs>
                <w:tab w:val="left" w:leader="none" w:pos="368"/>
              </w:tabs>
              <w:spacing w:after="0" w:before="0" w:line="240" w:lineRule="auto"/>
              <w:ind w:left="36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Roboflow</w:t>
            </w:r>
          </w:p>
          <w:p w:rsidR="00000000" w:rsidDel="00000000" w:rsidP="00000000" w:rsidRDefault="00000000" w:rsidRPr="00000000" w14:paraId="00000064">
            <w:pPr>
              <w:keepNext w:val="0"/>
              <w:keepLines w:val="0"/>
              <w:widowControl w:val="1"/>
              <w:numPr>
                <w:ilvl w:val="3"/>
                <w:numId w:val="3"/>
              </w:numPr>
              <w:pBdr>
                <w:top w:space="0" w:sz="0" w:val="nil"/>
                <w:left w:space="0" w:sz="0" w:val="nil"/>
                <w:bottom w:space="0" w:sz="0" w:val="nil"/>
                <w:right w:space="0" w:sz="0" w:val="nil"/>
                <w:between w:space="0" w:sz="0" w:val="nil"/>
              </w:pBdr>
              <w:shd w:fill="auto" w:val="clear"/>
              <w:tabs>
                <w:tab w:val="left" w:leader="none" w:pos="368"/>
              </w:tabs>
              <w:spacing w:after="0" w:before="0" w:line="240" w:lineRule="auto"/>
              <w:ind w:left="2880" w:right="0" w:hanging="360"/>
              <w:jc w:val="left"/>
              <w:rPr>
                <w:b w:val="1"/>
                <w:sz w:val="24"/>
                <w:szCs w:val="24"/>
                <w:u w:val="none"/>
              </w:rPr>
            </w:pPr>
            <w:r w:rsidDel="00000000" w:rsidR="00000000" w:rsidRPr="00000000">
              <w:rPr>
                <w:b w:val="1"/>
                <w:sz w:val="24"/>
                <w:szCs w:val="24"/>
                <w:rtl w:val="0"/>
              </w:rPr>
              <w:t xml:space="preserve">Exploratory Data Analysis Tools</w:t>
            </w:r>
            <w:r w:rsidDel="00000000" w:rsidR="00000000" w:rsidRPr="00000000">
              <w:rPr>
                <w:rtl w:val="0"/>
              </w:rPr>
            </w:r>
          </w:p>
          <w:p w:rsidR="00000000" w:rsidDel="00000000" w:rsidP="00000000" w:rsidRDefault="00000000" w:rsidRPr="00000000" w14:paraId="00000065">
            <w:pPr>
              <w:keepNext w:val="0"/>
              <w:keepLines w:val="0"/>
              <w:widowControl w:val="1"/>
              <w:numPr>
                <w:ilvl w:val="4"/>
                <w:numId w:val="3"/>
              </w:numPr>
              <w:pBdr>
                <w:top w:space="0" w:sz="0" w:val="nil"/>
                <w:left w:space="0" w:sz="0" w:val="nil"/>
                <w:bottom w:space="0" w:sz="0" w:val="nil"/>
                <w:right w:space="0" w:sz="0" w:val="nil"/>
                <w:between w:space="0" w:sz="0" w:val="nil"/>
              </w:pBdr>
              <w:shd w:fill="auto" w:val="clear"/>
              <w:tabs>
                <w:tab w:val="left" w:leader="none" w:pos="368"/>
              </w:tabs>
              <w:spacing w:after="0" w:before="0" w:line="240" w:lineRule="auto"/>
              <w:ind w:left="3600" w:right="0" w:hanging="360"/>
              <w:jc w:val="left"/>
              <w:rPr>
                <w:sz w:val="24"/>
                <w:szCs w:val="24"/>
              </w:rPr>
            </w:pPr>
            <w:r w:rsidDel="00000000" w:rsidR="00000000" w:rsidRPr="00000000">
              <w:rPr>
                <w:sz w:val="24"/>
                <w:szCs w:val="24"/>
                <w:rtl w:val="0"/>
              </w:rPr>
              <w:t xml:space="preserve">Python</w:t>
            </w:r>
          </w:p>
          <w:p w:rsidR="00000000" w:rsidDel="00000000" w:rsidP="00000000" w:rsidRDefault="00000000" w:rsidRPr="00000000" w14:paraId="00000066">
            <w:pPr>
              <w:keepNext w:val="0"/>
              <w:keepLines w:val="0"/>
              <w:widowControl w:val="1"/>
              <w:numPr>
                <w:ilvl w:val="4"/>
                <w:numId w:val="3"/>
              </w:numPr>
              <w:pBdr>
                <w:top w:space="0" w:sz="0" w:val="nil"/>
                <w:left w:space="0" w:sz="0" w:val="nil"/>
                <w:bottom w:space="0" w:sz="0" w:val="nil"/>
                <w:right w:space="0" w:sz="0" w:val="nil"/>
                <w:between w:space="0" w:sz="0" w:val="nil"/>
              </w:pBdr>
              <w:shd w:fill="auto" w:val="clear"/>
              <w:tabs>
                <w:tab w:val="left" w:leader="none" w:pos="368"/>
              </w:tabs>
              <w:spacing w:after="0" w:before="0" w:line="240" w:lineRule="auto"/>
              <w:ind w:left="3600" w:right="0" w:hanging="360"/>
              <w:jc w:val="left"/>
              <w:rPr>
                <w:sz w:val="24"/>
                <w:szCs w:val="24"/>
              </w:rPr>
            </w:pPr>
            <w:r w:rsidDel="00000000" w:rsidR="00000000" w:rsidRPr="00000000">
              <w:rPr>
                <w:sz w:val="24"/>
                <w:szCs w:val="24"/>
                <w:rtl w:val="0"/>
              </w:rPr>
              <w:t xml:space="preserve">Pandas</w:t>
            </w:r>
          </w:p>
          <w:p w:rsidR="00000000" w:rsidDel="00000000" w:rsidP="00000000" w:rsidRDefault="00000000" w:rsidRPr="00000000" w14:paraId="00000067">
            <w:pPr>
              <w:keepNext w:val="0"/>
              <w:keepLines w:val="0"/>
              <w:widowControl w:val="1"/>
              <w:numPr>
                <w:ilvl w:val="4"/>
                <w:numId w:val="3"/>
              </w:numPr>
              <w:pBdr>
                <w:top w:space="0" w:sz="0" w:val="nil"/>
                <w:left w:space="0" w:sz="0" w:val="nil"/>
                <w:bottom w:space="0" w:sz="0" w:val="nil"/>
                <w:right w:space="0" w:sz="0" w:val="nil"/>
                <w:between w:space="0" w:sz="0" w:val="nil"/>
              </w:pBdr>
              <w:shd w:fill="auto" w:val="clear"/>
              <w:tabs>
                <w:tab w:val="left" w:leader="none" w:pos="368"/>
              </w:tabs>
              <w:spacing w:after="0" w:before="0" w:line="240" w:lineRule="auto"/>
              <w:ind w:left="3600" w:right="0" w:hanging="360"/>
              <w:jc w:val="left"/>
              <w:rPr>
                <w:sz w:val="24"/>
                <w:szCs w:val="24"/>
              </w:rPr>
            </w:pPr>
            <w:r w:rsidDel="00000000" w:rsidR="00000000" w:rsidRPr="00000000">
              <w:rPr>
                <w:sz w:val="24"/>
                <w:szCs w:val="24"/>
                <w:rtl w:val="0"/>
              </w:rPr>
              <w:t xml:space="preserve">Numpy</w:t>
            </w:r>
          </w:p>
          <w:p w:rsidR="00000000" w:rsidDel="00000000" w:rsidP="00000000" w:rsidRDefault="00000000" w:rsidRPr="00000000" w14:paraId="00000068">
            <w:pPr>
              <w:keepNext w:val="0"/>
              <w:keepLines w:val="0"/>
              <w:widowControl w:val="1"/>
              <w:numPr>
                <w:ilvl w:val="4"/>
                <w:numId w:val="3"/>
              </w:numPr>
              <w:pBdr>
                <w:top w:space="0" w:sz="0" w:val="nil"/>
                <w:left w:space="0" w:sz="0" w:val="nil"/>
                <w:bottom w:space="0" w:sz="0" w:val="nil"/>
                <w:right w:space="0" w:sz="0" w:val="nil"/>
                <w:between w:space="0" w:sz="0" w:val="nil"/>
              </w:pBdr>
              <w:shd w:fill="auto" w:val="clear"/>
              <w:tabs>
                <w:tab w:val="left" w:leader="none" w:pos="368"/>
              </w:tabs>
              <w:spacing w:after="0" w:before="0" w:line="240" w:lineRule="auto"/>
              <w:ind w:left="3600" w:right="0" w:hanging="360"/>
              <w:jc w:val="left"/>
              <w:rPr>
                <w:sz w:val="24"/>
                <w:szCs w:val="24"/>
              </w:rPr>
            </w:pPr>
            <w:r w:rsidDel="00000000" w:rsidR="00000000" w:rsidRPr="00000000">
              <w:rPr>
                <w:sz w:val="24"/>
                <w:szCs w:val="24"/>
                <w:rtl w:val="0"/>
              </w:rPr>
              <w:t xml:space="preserve">Matplotlib</w:t>
            </w:r>
          </w:p>
          <w:p w:rsidR="00000000" w:rsidDel="00000000" w:rsidP="00000000" w:rsidRDefault="00000000" w:rsidRPr="00000000" w14:paraId="00000069">
            <w:pPr>
              <w:keepNext w:val="0"/>
              <w:keepLines w:val="0"/>
              <w:widowControl w:val="1"/>
              <w:numPr>
                <w:ilvl w:val="3"/>
                <w:numId w:val="3"/>
              </w:numPr>
              <w:pBdr>
                <w:top w:space="0" w:sz="0" w:val="nil"/>
                <w:left w:space="0" w:sz="0" w:val="nil"/>
                <w:bottom w:space="0" w:sz="0" w:val="nil"/>
                <w:right w:space="0" w:sz="0" w:val="nil"/>
                <w:between w:space="0" w:sz="0" w:val="nil"/>
              </w:pBdr>
              <w:shd w:fill="auto" w:val="clear"/>
              <w:tabs>
                <w:tab w:val="left" w:leader="none" w:pos="368"/>
              </w:tabs>
              <w:spacing w:after="0" w:before="0" w:line="240" w:lineRule="auto"/>
              <w:ind w:left="2880" w:right="0" w:hanging="360"/>
              <w:jc w:val="left"/>
              <w:rPr>
                <w:b w:val="1"/>
                <w:sz w:val="24"/>
                <w:szCs w:val="24"/>
                <w:u w:val="none"/>
              </w:rPr>
            </w:pPr>
            <w:r w:rsidDel="00000000" w:rsidR="00000000" w:rsidRPr="00000000">
              <w:rPr>
                <w:b w:val="1"/>
                <w:sz w:val="24"/>
                <w:szCs w:val="24"/>
                <w:rtl w:val="0"/>
              </w:rPr>
              <w:t xml:space="preserve">Web Interface Development Tools</w:t>
            </w:r>
            <w:r w:rsidDel="00000000" w:rsidR="00000000" w:rsidRPr="00000000">
              <w:rPr>
                <w:rtl w:val="0"/>
              </w:rPr>
            </w:r>
          </w:p>
          <w:p w:rsidR="00000000" w:rsidDel="00000000" w:rsidP="00000000" w:rsidRDefault="00000000" w:rsidRPr="00000000" w14:paraId="0000006A">
            <w:pPr>
              <w:keepNext w:val="0"/>
              <w:keepLines w:val="0"/>
              <w:widowControl w:val="1"/>
              <w:numPr>
                <w:ilvl w:val="4"/>
                <w:numId w:val="3"/>
              </w:numPr>
              <w:pBdr>
                <w:top w:space="0" w:sz="0" w:val="nil"/>
                <w:left w:space="0" w:sz="0" w:val="nil"/>
                <w:bottom w:space="0" w:sz="0" w:val="nil"/>
                <w:right w:space="0" w:sz="0" w:val="nil"/>
                <w:between w:space="0" w:sz="0" w:val="nil"/>
              </w:pBdr>
              <w:shd w:fill="auto" w:val="clear"/>
              <w:tabs>
                <w:tab w:val="left" w:leader="none" w:pos="368"/>
              </w:tabs>
              <w:spacing w:after="0" w:before="0" w:line="240" w:lineRule="auto"/>
              <w:ind w:left="3600" w:right="0" w:hanging="360"/>
              <w:jc w:val="left"/>
              <w:rPr>
                <w:sz w:val="24"/>
                <w:szCs w:val="24"/>
              </w:rPr>
            </w:pPr>
            <w:r w:rsidDel="00000000" w:rsidR="00000000" w:rsidRPr="00000000">
              <w:rPr>
                <w:sz w:val="24"/>
                <w:szCs w:val="24"/>
                <w:rtl w:val="0"/>
              </w:rPr>
              <w:t xml:space="preserve">HTML</w:t>
            </w:r>
          </w:p>
          <w:p w:rsidR="00000000" w:rsidDel="00000000" w:rsidP="00000000" w:rsidRDefault="00000000" w:rsidRPr="00000000" w14:paraId="0000006B">
            <w:pPr>
              <w:keepNext w:val="0"/>
              <w:keepLines w:val="0"/>
              <w:widowControl w:val="1"/>
              <w:numPr>
                <w:ilvl w:val="4"/>
                <w:numId w:val="3"/>
              </w:numPr>
              <w:pBdr>
                <w:top w:space="0" w:sz="0" w:val="nil"/>
                <w:left w:space="0" w:sz="0" w:val="nil"/>
                <w:bottom w:space="0" w:sz="0" w:val="nil"/>
                <w:right w:space="0" w:sz="0" w:val="nil"/>
                <w:between w:space="0" w:sz="0" w:val="nil"/>
              </w:pBdr>
              <w:shd w:fill="auto" w:val="clear"/>
              <w:tabs>
                <w:tab w:val="left" w:leader="none" w:pos="368"/>
              </w:tabs>
              <w:spacing w:after="0" w:before="0" w:line="240" w:lineRule="auto"/>
              <w:ind w:left="3600" w:right="0" w:hanging="360"/>
              <w:jc w:val="left"/>
              <w:rPr>
                <w:sz w:val="24"/>
                <w:szCs w:val="24"/>
              </w:rPr>
            </w:pPr>
            <w:r w:rsidDel="00000000" w:rsidR="00000000" w:rsidRPr="00000000">
              <w:rPr>
                <w:sz w:val="24"/>
                <w:szCs w:val="24"/>
                <w:rtl w:val="0"/>
              </w:rPr>
              <w:t xml:space="preserve">CSS</w:t>
            </w:r>
          </w:p>
          <w:p w:rsidR="00000000" w:rsidDel="00000000" w:rsidP="00000000" w:rsidRDefault="00000000" w:rsidRPr="00000000" w14:paraId="0000006C">
            <w:pPr>
              <w:keepNext w:val="0"/>
              <w:keepLines w:val="0"/>
              <w:widowControl w:val="1"/>
              <w:numPr>
                <w:ilvl w:val="4"/>
                <w:numId w:val="3"/>
              </w:numPr>
              <w:pBdr>
                <w:top w:space="0" w:sz="0" w:val="nil"/>
                <w:left w:space="0" w:sz="0" w:val="nil"/>
                <w:bottom w:space="0" w:sz="0" w:val="nil"/>
                <w:right w:space="0" w:sz="0" w:val="nil"/>
                <w:between w:space="0" w:sz="0" w:val="nil"/>
              </w:pBdr>
              <w:shd w:fill="auto" w:val="clear"/>
              <w:tabs>
                <w:tab w:val="left" w:leader="none" w:pos="368"/>
              </w:tabs>
              <w:spacing w:after="0" w:before="0" w:line="240" w:lineRule="auto"/>
              <w:ind w:left="3600" w:right="0" w:hanging="360"/>
              <w:jc w:val="left"/>
              <w:rPr>
                <w:sz w:val="24"/>
                <w:szCs w:val="24"/>
                <w:u w:val="none"/>
              </w:rPr>
            </w:pPr>
            <w:r w:rsidDel="00000000" w:rsidR="00000000" w:rsidRPr="00000000">
              <w:rPr>
                <w:sz w:val="24"/>
                <w:szCs w:val="24"/>
                <w:rtl w:val="0"/>
              </w:rPr>
              <w:t xml:space="preserve">JavaScript</w:t>
            </w:r>
            <w:r w:rsidDel="00000000" w:rsidR="00000000" w:rsidRPr="00000000">
              <w:rPr>
                <w:rtl w:val="0"/>
              </w:rPr>
            </w:r>
          </w:p>
          <w:p w:rsidR="00000000" w:rsidDel="00000000" w:rsidP="00000000" w:rsidRDefault="00000000" w:rsidRPr="00000000" w14:paraId="0000006D">
            <w:pPr>
              <w:numPr>
                <w:ilvl w:val="3"/>
                <w:numId w:val="3"/>
              </w:numPr>
              <w:tabs>
                <w:tab w:val="left" w:leader="none" w:pos="368"/>
              </w:tabs>
              <w:ind w:left="2880" w:hanging="360"/>
              <w:rPr>
                <w:b w:val="1"/>
                <w:sz w:val="24"/>
                <w:szCs w:val="24"/>
              </w:rPr>
            </w:pPr>
            <w:r w:rsidDel="00000000" w:rsidR="00000000" w:rsidRPr="00000000">
              <w:rPr>
                <w:b w:val="1"/>
                <w:sz w:val="24"/>
                <w:szCs w:val="24"/>
                <w:rtl w:val="0"/>
              </w:rPr>
              <w:t xml:space="preserve">Deep Learning Model</w:t>
            </w:r>
          </w:p>
          <w:p w:rsidR="00000000" w:rsidDel="00000000" w:rsidP="00000000" w:rsidRDefault="00000000" w:rsidRPr="00000000" w14:paraId="0000006E">
            <w:pPr>
              <w:numPr>
                <w:ilvl w:val="3"/>
                <w:numId w:val="3"/>
              </w:numPr>
              <w:tabs>
                <w:tab w:val="left" w:leader="none" w:pos="368"/>
              </w:tabs>
              <w:ind w:left="2880" w:hanging="360"/>
              <w:rPr>
                <w:b w:val="1"/>
                <w:sz w:val="24"/>
                <w:szCs w:val="24"/>
              </w:rPr>
            </w:pPr>
            <w:r w:rsidDel="00000000" w:rsidR="00000000" w:rsidRPr="00000000">
              <w:rPr>
                <w:b w:val="1"/>
                <w:sz w:val="24"/>
                <w:szCs w:val="24"/>
                <w:rtl w:val="0"/>
              </w:rPr>
              <w:t xml:space="preserve">Avnet Ultra96 FPGA Development Board</w:t>
            </w:r>
          </w:p>
          <w:p w:rsidR="00000000" w:rsidDel="00000000" w:rsidP="00000000" w:rsidRDefault="00000000" w:rsidRPr="00000000" w14:paraId="0000006F">
            <w:pPr>
              <w:numPr>
                <w:ilvl w:val="3"/>
                <w:numId w:val="3"/>
              </w:numPr>
              <w:tabs>
                <w:tab w:val="left" w:leader="none" w:pos="368"/>
              </w:tabs>
              <w:ind w:left="2880" w:hanging="360"/>
              <w:rPr>
                <w:b w:val="1"/>
                <w:sz w:val="24"/>
                <w:szCs w:val="24"/>
                <w:u w:val="none"/>
              </w:rPr>
            </w:pPr>
            <w:r w:rsidDel="00000000" w:rsidR="00000000" w:rsidRPr="00000000">
              <w:rPr>
                <w:b w:val="1"/>
                <w:sz w:val="24"/>
                <w:szCs w:val="24"/>
                <w:rtl w:val="0"/>
              </w:rPr>
              <w:t xml:space="preserve">FPGA Development Tools</w:t>
            </w:r>
            <w:r w:rsidDel="00000000" w:rsidR="00000000" w:rsidRPr="00000000">
              <w:rPr>
                <w:rtl w:val="0"/>
              </w:rPr>
            </w:r>
          </w:p>
          <w:p w:rsidR="00000000" w:rsidDel="00000000" w:rsidP="00000000" w:rsidRDefault="00000000" w:rsidRPr="00000000" w14:paraId="00000070">
            <w:pPr>
              <w:numPr>
                <w:ilvl w:val="4"/>
                <w:numId w:val="3"/>
              </w:numPr>
              <w:tabs>
                <w:tab w:val="left" w:leader="none" w:pos="368"/>
              </w:tabs>
              <w:ind w:left="3600" w:hanging="360"/>
              <w:rPr>
                <w:sz w:val="24"/>
                <w:szCs w:val="24"/>
              </w:rPr>
            </w:pPr>
            <w:r w:rsidDel="00000000" w:rsidR="00000000" w:rsidRPr="00000000">
              <w:rPr>
                <w:sz w:val="24"/>
                <w:szCs w:val="24"/>
                <w:rtl w:val="0"/>
              </w:rPr>
              <w:t xml:space="preserve">Vivado</w:t>
            </w:r>
          </w:p>
          <w:p w:rsidR="00000000" w:rsidDel="00000000" w:rsidP="00000000" w:rsidRDefault="00000000" w:rsidRPr="00000000" w14:paraId="00000071">
            <w:pPr>
              <w:numPr>
                <w:ilvl w:val="4"/>
                <w:numId w:val="3"/>
              </w:numPr>
              <w:tabs>
                <w:tab w:val="left" w:leader="none" w:pos="368"/>
              </w:tabs>
              <w:ind w:left="3600" w:hanging="360"/>
              <w:rPr>
                <w:sz w:val="24"/>
                <w:szCs w:val="24"/>
              </w:rPr>
            </w:pPr>
            <w:r w:rsidDel="00000000" w:rsidR="00000000" w:rsidRPr="00000000">
              <w:rPr>
                <w:sz w:val="24"/>
                <w:szCs w:val="24"/>
                <w:rtl w:val="0"/>
              </w:rPr>
              <w:t xml:space="preserve">Vitis AI</w:t>
            </w:r>
          </w:p>
          <w:p w:rsidR="00000000" w:rsidDel="00000000" w:rsidP="00000000" w:rsidRDefault="00000000" w:rsidRPr="00000000" w14:paraId="00000072">
            <w:pPr>
              <w:numPr>
                <w:ilvl w:val="4"/>
                <w:numId w:val="3"/>
              </w:numPr>
              <w:tabs>
                <w:tab w:val="left" w:leader="none" w:pos="368"/>
              </w:tabs>
              <w:ind w:left="3600" w:hanging="360"/>
              <w:rPr>
                <w:sz w:val="24"/>
                <w:szCs w:val="24"/>
                <w:u w:val="none"/>
              </w:rPr>
            </w:pPr>
            <w:r w:rsidDel="00000000" w:rsidR="00000000" w:rsidRPr="00000000">
              <w:rPr>
                <w:sz w:val="24"/>
                <w:szCs w:val="24"/>
                <w:rtl w:val="0"/>
              </w:rPr>
              <w:t xml:space="preserve">Hardware Description Language</w:t>
            </w:r>
            <w:r w:rsidDel="00000000" w:rsidR="00000000" w:rsidRPr="00000000">
              <w:rPr>
                <w:rtl w:val="0"/>
              </w:rPr>
            </w:r>
          </w:p>
          <w:p w:rsidR="00000000" w:rsidDel="00000000" w:rsidP="00000000" w:rsidRDefault="00000000" w:rsidRPr="00000000" w14:paraId="00000073">
            <w:pPr>
              <w:tabs>
                <w:tab w:val="left" w:leader="none" w:pos="368"/>
              </w:tabs>
              <w:spacing w:before="69" w:lineRule="auto"/>
              <w:rPr>
                <w:b w:val="1"/>
                <w:sz w:val="24"/>
                <w:szCs w:val="24"/>
              </w:rPr>
            </w:pPr>
            <w:r w:rsidDel="00000000" w:rsidR="00000000" w:rsidRPr="00000000">
              <w:rPr>
                <w:rtl w:val="0"/>
              </w:rPr>
            </w:r>
          </w:p>
        </w:tc>
      </w:tr>
    </w:tbl>
    <w:p w:rsidR="00000000" w:rsidDel="00000000" w:rsidP="00000000" w:rsidRDefault="00000000" w:rsidRPr="00000000" w14:paraId="00000074">
      <w:pPr>
        <w:tabs>
          <w:tab w:val="left" w:leader="none" w:pos="368"/>
        </w:tabs>
        <w:spacing w:before="69" w:lineRule="auto"/>
        <w:ind w:left="360" w:firstLine="0"/>
        <w:rPr>
          <w:b w:val="1"/>
          <w:sz w:val="24"/>
          <w:szCs w:val="24"/>
        </w:rPr>
      </w:pPr>
      <w:r w:rsidDel="00000000" w:rsidR="00000000" w:rsidRPr="00000000">
        <w:rPr>
          <w:rtl w:val="0"/>
        </w:rPr>
      </w:r>
    </w:p>
    <w:p w:rsidR="00000000" w:rsidDel="00000000" w:rsidP="00000000" w:rsidRDefault="00000000" w:rsidRPr="00000000" w14:paraId="00000075">
      <w:pPr>
        <w:numPr>
          <w:ilvl w:val="0"/>
          <w:numId w:val="3"/>
        </w:numPr>
        <w:tabs>
          <w:tab w:val="left" w:leader="none" w:pos="368"/>
        </w:tabs>
        <w:spacing w:before="69" w:lineRule="auto"/>
        <w:ind w:left="630" w:hanging="360"/>
        <w:rPr>
          <w:b w:val="1"/>
          <w:sz w:val="24"/>
          <w:szCs w:val="24"/>
        </w:rPr>
      </w:pPr>
      <w:r w:rsidDel="00000000" w:rsidR="00000000" w:rsidRPr="00000000">
        <w:rPr>
          <w:b w:val="1"/>
          <w:sz w:val="24"/>
          <w:szCs w:val="24"/>
          <w:rtl w:val="0"/>
        </w:rPr>
        <w:t xml:space="preserve">Description of Industrial Support (If any)</w:t>
      </w:r>
    </w:p>
    <w:tbl>
      <w:tblPr>
        <w:tblStyle w:val="Table9"/>
        <w:tblW w:w="9720.0" w:type="dxa"/>
        <w:jc w:val="left"/>
        <w:tblInd w:w="-47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20"/>
        <w:tblGridChange w:id="0">
          <w:tblGrid>
            <w:gridCol w:w="9720"/>
          </w:tblGrid>
        </w:tblGridChange>
      </w:tblGrid>
      <w:tr>
        <w:trPr>
          <w:cantSplit w:val="0"/>
          <w:trHeight w:val="1170" w:hRule="atLeast"/>
          <w:tblHeader w:val="0"/>
        </w:trPr>
        <w:tc>
          <w:tcPr/>
          <w:p w:rsidR="00000000" w:rsidDel="00000000" w:rsidP="00000000" w:rsidRDefault="00000000" w:rsidRPr="00000000" w14:paraId="00000076">
            <w:pPr>
              <w:tabs>
                <w:tab w:val="left" w:leader="none" w:pos="368"/>
              </w:tabs>
              <w:spacing w:before="69" w:lineRule="auto"/>
              <w:jc w:val="both"/>
              <w:rPr>
                <w:sz w:val="24"/>
                <w:szCs w:val="24"/>
              </w:rPr>
            </w:pPr>
            <w:r w:rsidDel="00000000" w:rsidR="00000000" w:rsidRPr="00000000">
              <w:rPr>
                <w:sz w:val="24"/>
                <w:szCs w:val="24"/>
                <w:rtl w:val="0"/>
              </w:rPr>
              <w:t xml:space="preserve">Support from DreamBig Semiconductor in the form of FPGA development tools and resources through Dr. Majida Kazmi(Co-supervisor). DreamBig is an emerging semiconductor startup.</w:t>
            </w:r>
          </w:p>
          <w:p w:rsidR="00000000" w:rsidDel="00000000" w:rsidP="00000000" w:rsidRDefault="00000000" w:rsidRPr="00000000" w14:paraId="00000077">
            <w:pPr>
              <w:tabs>
                <w:tab w:val="left" w:leader="none" w:pos="368"/>
              </w:tabs>
              <w:spacing w:before="69" w:lineRule="auto"/>
              <w:jc w:val="both"/>
              <w:rPr>
                <w:sz w:val="24"/>
                <w:szCs w:val="24"/>
                <w:highlight w:val="white"/>
              </w:rPr>
            </w:pPr>
            <w:r w:rsidDel="00000000" w:rsidR="00000000" w:rsidRPr="00000000">
              <w:rPr>
                <w:sz w:val="24"/>
                <w:szCs w:val="24"/>
                <w:rtl w:val="0"/>
              </w:rPr>
              <w:t xml:space="preserve">Support from Agriauto in the form of data through Dr. Majida Kazmi(Co-supervisor), Agriauto </w:t>
            </w:r>
            <w:r w:rsidDel="00000000" w:rsidR="00000000" w:rsidRPr="00000000">
              <w:rPr>
                <w:sz w:val="24"/>
                <w:szCs w:val="24"/>
                <w:highlight w:val="white"/>
                <w:rtl w:val="0"/>
              </w:rPr>
              <w:t xml:space="preserve">is one of the leading automotive components manufacturers in the private sector.</w:t>
            </w:r>
          </w:p>
          <w:p w:rsidR="00000000" w:rsidDel="00000000" w:rsidP="00000000" w:rsidRDefault="00000000" w:rsidRPr="00000000" w14:paraId="00000078">
            <w:pPr>
              <w:tabs>
                <w:tab w:val="left" w:leader="none" w:pos="368"/>
              </w:tabs>
              <w:spacing w:before="69" w:lineRule="auto"/>
              <w:jc w:val="both"/>
              <w:rPr>
                <w:sz w:val="24"/>
                <w:szCs w:val="24"/>
                <w:highlight w:val="white"/>
              </w:rPr>
            </w:pPr>
            <w:r w:rsidDel="00000000" w:rsidR="00000000" w:rsidRPr="00000000">
              <w:rPr>
                <w:rtl w:val="0"/>
              </w:rPr>
            </w:r>
          </w:p>
        </w:tc>
      </w:tr>
    </w:tbl>
    <w:p w:rsidR="00000000" w:rsidDel="00000000" w:rsidP="00000000" w:rsidRDefault="00000000" w:rsidRPr="00000000" w14:paraId="00000079">
      <w:pPr>
        <w:tabs>
          <w:tab w:val="left" w:leader="none" w:pos="368"/>
        </w:tabs>
        <w:spacing w:before="69" w:lineRule="auto"/>
        <w:ind w:left="360" w:firstLine="0"/>
        <w:rPr>
          <w:b w:val="1"/>
          <w:sz w:val="24"/>
          <w:szCs w:val="24"/>
        </w:rPr>
      </w:pPr>
      <w:r w:rsidDel="00000000" w:rsidR="00000000" w:rsidRPr="00000000">
        <w:rPr>
          <w:rtl w:val="0"/>
        </w:rPr>
      </w:r>
    </w:p>
    <w:p w:rsidR="00000000" w:rsidDel="00000000" w:rsidP="00000000" w:rsidRDefault="00000000" w:rsidRPr="00000000" w14:paraId="0000007A">
      <w:pPr>
        <w:tabs>
          <w:tab w:val="left" w:leader="none" w:pos="368"/>
        </w:tabs>
        <w:spacing w:before="69" w:lineRule="auto"/>
        <w:ind w:left="360" w:firstLine="0"/>
        <w:rPr>
          <w:b w:val="1"/>
          <w:sz w:val="24"/>
          <w:szCs w:val="24"/>
        </w:rPr>
      </w:pPr>
      <w:r w:rsidDel="00000000" w:rsidR="00000000" w:rsidRPr="00000000">
        <w:rPr>
          <w:rtl w:val="0"/>
        </w:rPr>
      </w:r>
    </w:p>
    <w:p w:rsidR="00000000" w:rsidDel="00000000" w:rsidP="00000000" w:rsidRDefault="00000000" w:rsidRPr="00000000" w14:paraId="0000007B">
      <w:pPr>
        <w:tabs>
          <w:tab w:val="left" w:leader="none" w:pos="368"/>
        </w:tabs>
        <w:spacing w:before="69" w:lineRule="auto"/>
        <w:ind w:left="360" w:firstLine="0"/>
        <w:rPr>
          <w:b w:val="1"/>
          <w:sz w:val="24"/>
          <w:szCs w:val="24"/>
        </w:rPr>
      </w:pPr>
      <w:r w:rsidDel="00000000" w:rsidR="00000000" w:rsidRPr="00000000">
        <w:rPr>
          <w:rtl w:val="0"/>
        </w:rPr>
      </w:r>
    </w:p>
    <w:p w:rsidR="00000000" w:rsidDel="00000000" w:rsidP="00000000" w:rsidRDefault="00000000" w:rsidRPr="00000000" w14:paraId="0000007C">
      <w:pPr>
        <w:tabs>
          <w:tab w:val="left" w:leader="none" w:pos="368"/>
        </w:tabs>
        <w:spacing w:before="69" w:lineRule="auto"/>
        <w:ind w:left="360" w:firstLine="0"/>
        <w:rPr>
          <w:b w:val="1"/>
          <w:sz w:val="24"/>
          <w:szCs w:val="24"/>
        </w:rPr>
      </w:pPr>
      <w:r w:rsidDel="00000000" w:rsidR="00000000" w:rsidRPr="00000000">
        <w:rPr>
          <w:rtl w:val="0"/>
        </w:rPr>
      </w:r>
    </w:p>
    <w:p w:rsidR="00000000" w:rsidDel="00000000" w:rsidP="00000000" w:rsidRDefault="00000000" w:rsidRPr="00000000" w14:paraId="0000007D">
      <w:pPr>
        <w:tabs>
          <w:tab w:val="left" w:leader="none" w:pos="368"/>
        </w:tabs>
        <w:spacing w:before="69" w:lineRule="auto"/>
        <w:ind w:left="360" w:firstLine="0"/>
        <w:rPr>
          <w:b w:val="1"/>
          <w:sz w:val="24"/>
          <w:szCs w:val="24"/>
        </w:rPr>
      </w:pPr>
      <w:r w:rsidDel="00000000" w:rsidR="00000000" w:rsidRPr="00000000">
        <w:rPr>
          <w:rtl w:val="0"/>
        </w:rPr>
      </w:r>
    </w:p>
    <w:p w:rsidR="00000000" w:rsidDel="00000000" w:rsidP="00000000" w:rsidRDefault="00000000" w:rsidRPr="00000000" w14:paraId="0000007E">
      <w:pPr>
        <w:tabs>
          <w:tab w:val="left" w:leader="none" w:pos="368"/>
        </w:tabs>
        <w:spacing w:before="69" w:lineRule="auto"/>
        <w:ind w:left="360" w:firstLine="0"/>
        <w:rPr>
          <w:b w:val="1"/>
          <w:sz w:val="24"/>
          <w:szCs w:val="24"/>
        </w:rPr>
      </w:pPr>
      <w:r w:rsidDel="00000000" w:rsidR="00000000" w:rsidRPr="00000000">
        <w:rPr>
          <w:rtl w:val="0"/>
        </w:rPr>
      </w:r>
    </w:p>
    <w:p w:rsidR="00000000" w:rsidDel="00000000" w:rsidP="00000000" w:rsidRDefault="00000000" w:rsidRPr="00000000" w14:paraId="0000007F">
      <w:pPr>
        <w:tabs>
          <w:tab w:val="left" w:leader="none" w:pos="368"/>
        </w:tabs>
        <w:spacing w:before="69" w:lineRule="auto"/>
        <w:ind w:left="360" w:firstLine="0"/>
        <w:rPr>
          <w:b w:val="1"/>
          <w:sz w:val="24"/>
          <w:szCs w:val="24"/>
        </w:rPr>
      </w:pPr>
      <w:r w:rsidDel="00000000" w:rsidR="00000000" w:rsidRPr="00000000">
        <w:rPr>
          <w:rtl w:val="0"/>
        </w:rPr>
      </w:r>
    </w:p>
    <w:p w:rsidR="00000000" w:rsidDel="00000000" w:rsidP="00000000" w:rsidRDefault="00000000" w:rsidRPr="00000000" w14:paraId="00000080">
      <w:pPr>
        <w:tabs>
          <w:tab w:val="left" w:leader="none" w:pos="368"/>
        </w:tabs>
        <w:spacing w:before="69" w:lineRule="auto"/>
        <w:ind w:left="360" w:firstLine="0"/>
        <w:rPr>
          <w:b w:val="1"/>
          <w:sz w:val="24"/>
          <w:szCs w:val="24"/>
        </w:rPr>
      </w:pPr>
      <w:r w:rsidDel="00000000" w:rsidR="00000000" w:rsidRPr="00000000">
        <w:rPr>
          <w:rtl w:val="0"/>
        </w:rPr>
      </w:r>
    </w:p>
    <w:p w:rsidR="00000000" w:rsidDel="00000000" w:rsidP="00000000" w:rsidRDefault="00000000" w:rsidRPr="00000000" w14:paraId="00000081">
      <w:pPr>
        <w:tabs>
          <w:tab w:val="left" w:leader="none" w:pos="368"/>
        </w:tabs>
        <w:spacing w:before="69" w:lineRule="auto"/>
        <w:ind w:left="360" w:firstLine="0"/>
        <w:rPr>
          <w:b w:val="1"/>
          <w:sz w:val="24"/>
          <w:szCs w:val="24"/>
        </w:rPr>
      </w:pPr>
      <w:r w:rsidDel="00000000" w:rsidR="00000000" w:rsidRPr="00000000">
        <w:rPr>
          <w:rtl w:val="0"/>
        </w:rPr>
      </w:r>
    </w:p>
    <w:p w:rsidR="00000000" w:rsidDel="00000000" w:rsidP="00000000" w:rsidRDefault="00000000" w:rsidRPr="00000000" w14:paraId="00000082">
      <w:pPr>
        <w:tabs>
          <w:tab w:val="left" w:leader="none" w:pos="368"/>
        </w:tabs>
        <w:spacing w:before="69" w:lineRule="auto"/>
        <w:ind w:left="360" w:firstLine="0"/>
        <w:rPr>
          <w:b w:val="1"/>
          <w:sz w:val="24"/>
          <w:szCs w:val="24"/>
        </w:rPr>
      </w:pPr>
      <w:r w:rsidDel="00000000" w:rsidR="00000000" w:rsidRPr="00000000">
        <w:rPr>
          <w:rtl w:val="0"/>
        </w:rPr>
      </w:r>
    </w:p>
    <w:p w:rsidR="00000000" w:rsidDel="00000000" w:rsidP="00000000" w:rsidRDefault="00000000" w:rsidRPr="00000000" w14:paraId="00000083">
      <w:pPr>
        <w:tabs>
          <w:tab w:val="left" w:leader="none" w:pos="368"/>
        </w:tabs>
        <w:spacing w:before="69" w:lineRule="auto"/>
        <w:ind w:left="360" w:firstLine="0"/>
        <w:rPr>
          <w:b w:val="1"/>
          <w:sz w:val="24"/>
          <w:szCs w:val="24"/>
        </w:rPr>
      </w:pPr>
      <w:r w:rsidDel="00000000" w:rsidR="00000000" w:rsidRPr="00000000">
        <w:rPr>
          <w:rtl w:val="0"/>
        </w:rPr>
      </w:r>
    </w:p>
    <w:p w:rsidR="00000000" w:rsidDel="00000000" w:rsidP="00000000" w:rsidRDefault="00000000" w:rsidRPr="00000000" w14:paraId="00000084">
      <w:pPr>
        <w:tabs>
          <w:tab w:val="left" w:leader="none" w:pos="368"/>
        </w:tabs>
        <w:spacing w:before="69" w:lineRule="auto"/>
        <w:ind w:left="0" w:firstLine="0"/>
        <w:rPr>
          <w:b w:val="1"/>
          <w:sz w:val="24"/>
          <w:szCs w:val="24"/>
        </w:rPr>
      </w:pPr>
      <w:r w:rsidDel="00000000" w:rsidR="00000000" w:rsidRPr="00000000">
        <w:rPr>
          <w:rtl w:val="0"/>
        </w:rPr>
      </w:r>
    </w:p>
    <w:p w:rsidR="00000000" w:rsidDel="00000000" w:rsidP="00000000" w:rsidRDefault="00000000" w:rsidRPr="00000000" w14:paraId="00000085">
      <w:pPr>
        <w:tabs>
          <w:tab w:val="left" w:leader="none" w:pos="368"/>
        </w:tabs>
        <w:spacing w:before="69" w:lineRule="auto"/>
        <w:ind w:left="0" w:firstLine="0"/>
        <w:rPr>
          <w:b w:val="1"/>
          <w:sz w:val="24"/>
          <w:szCs w:val="24"/>
        </w:rPr>
      </w:pPr>
      <w:r w:rsidDel="00000000" w:rsidR="00000000" w:rsidRPr="00000000">
        <w:rPr>
          <w:rtl w:val="0"/>
        </w:rPr>
      </w:r>
    </w:p>
    <w:p w:rsidR="00000000" w:rsidDel="00000000" w:rsidP="00000000" w:rsidRDefault="00000000" w:rsidRPr="00000000" w14:paraId="00000086">
      <w:pPr>
        <w:numPr>
          <w:ilvl w:val="0"/>
          <w:numId w:val="3"/>
        </w:numPr>
        <w:tabs>
          <w:tab w:val="left" w:leader="none" w:pos="368"/>
        </w:tabs>
        <w:spacing w:before="69" w:lineRule="auto"/>
        <w:ind w:left="630" w:hanging="360"/>
        <w:rPr>
          <w:b w:val="1"/>
          <w:sz w:val="24"/>
          <w:szCs w:val="24"/>
        </w:rPr>
      </w:pPr>
      <w:r w:rsidDel="00000000" w:rsidR="00000000" w:rsidRPr="00000000">
        <w:rPr>
          <w:b w:val="1"/>
          <w:sz w:val="24"/>
          <w:szCs w:val="24"/>
          <w:rtl w:val="0"/>
        </w:rPr>
        <w:t xml:space="preserve">SDGs (If Applicable)</w:t>
      </w:r>
    </w:p>
    <w:tbl>
      <w:tblPr>
        <w:tblStyle w:val="Table10"/>
        <w:tblW w:w="9720.0" w:type="dxa"/>
        <w:jc w:val="left"/>
        <w:tblInd w:w="-4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60"/>
        <w:gridCol w:w="4860"/>
        <w:tblGridChange w:id="0">
          <w:tblGrid>
            <w:gridCol w:w="4860"/>
            <w:gridCol w:w="4860"/>
          </w:tblGrid>
        </w:tblGridChange>
      </w:tblGrid>
      <w:tr>
        <w:trPr>
          <w:cantSplit w:val="0"/>
          <w:tblHeader w:val="0"/>
        </w:trPr>
        <w:tc>
          <w:tcPr/>
          <w:p w:rsidR="00000000" w:rsidDel="00000000" w:rsidP="00000000" w:rsidRDefault="00000000" w:rsidRPr="00000000" w14:paraId="00000087">
            <w:pPr>
              <w:tabs>
                <w:tab w:val="left" w:leader="none" w:pos="368"/>
              </w:tabs>
              <w:spacing w:before="69" w:lineRule="auto"/>
              <w:rPr>
                <w:b w:val="1"/>
                <w:sz w:val="22"/>
                <w:szCs w:val="22"/>
              </w:rPr>
            </w:pPr>
            <w:r w:rsidDel="00000000" w:rsidR="00000000" w:rsidRPr="00000000">
              <w:rPr>
                <w:rFonts w:ascii="MS Gothic" w:cs="MS Gothic" w:eastAsia="MS Gothic" w:hAnsi="MS Gothic"/>
                <w:b w:val="1"/>
                <w:sz w:val="22"/>
                <w:szCs w:val="22"/>
                <w:rtl w:val="0"/>
              </w:rPr>
              <w:t xml:space="preserve">☐</w:t>
            </w:r>
            <w:r w:rsidDel="00000000" w:rsidR="00000000" w:rsidRPr="00000000">
              <w:rPr>
                <w:sz w:val="22"/>
                <w:szCs w:val="22"/>
                <w:rtl w:val="0"/>
              </w:rPr>
              <w:t xml:space="preserve"> No Poverty</w:t>
            </w:r>
            <w:r w:rsidDel="00000000" w:rsidR="00000000" w:rsidRPr="00000000">
              <w:rPr>
                <w:rtl w:val="0"/>
              </w:rPr>
            </w:r>
          </w:p>
        </w:tc>
        <w:tc>
          <w:tcPr/>
          <w:p w:rsidR="00000000" w:rsidDel="00000000" w:rsidP="00000000" w:rsidRDefault="00000000" w:rsidRPr="00000000" w14:paraId="00000088">
            <w:pPr>
              <w:tabs>
                <w:tab w:val="left" w:leader="none" w:pos="368"/>
              </w:tabs>
              <w:spacing w:before="69" w:lineRule="auto"/>
              <w:rPr>
                <w:b w:val="1"/>
                <w:sz w:val="22"/>
                <w:szCs w:val="22"/>
              </w:rPr>
            </w:pPr>
            <w:r w:rsidDel="00000000" w:rsidR="00000000" w:rsidRPr="00000000">
              <w:rPr>
                <w:rFonts w:ascii="MS Gothic" w:cs="MS Gothic" w:eastAsia="MS Gothic" w:hAnsi="MS Gothic"/>
                <w:b w:val="1"/>
                <w:sz w:val="22"/>
                <w:szCs w:val="22"/>
                <w:rtl w:val="0"/>
              </w:rPr>
              <w:t xml:space="preserve">☐</w:t>
            </w:r>
            <w:r w:rsidDel="00000000" w:rsidR="00000000" w:rsidRPr="00000000">
              <w:rPr>
                <w:sz w:val="22"/>
                <w:szCs w:val="22"/>
                <w:rtl w:val="0"/>
              </w:rPr>
              <w:t xml:space="preserve"> Zero Hunger</w:t>
            </w:r>
            <w:r w:rsidDel="00000000" w:rsidR="00000000" w:rsidRPr="00000000">
              <w:rPr>
                <w:rtl w:val="0"/>
              </w:rPr>
            </w:r>
          </w:p>
        </w:tc>
      </w:tr>
      <w:tr>
        <w:trPr>
          <w:cantSplit w:val="0"/>
          <w:tblHeader w:val="0"/>
        </w:trPr>
        <w:tc>
          <w:tcPr/>
          <w:p w:rsidR="00000000" w:rsidDel="00000000" w:rsidP="00000000" w:rsidRDefault="00000000" w:rsidRPr="00000000" w14:paraId="00000089">
            <w:pPr>
              <w:tabs>
                <w:tab w:val="left" w:leader="none" w:pos="368"/>
              </w:tabs>
              <w:spacing w:before="69" w:lineRule="auto"/>
              <w:rPr>
                <w:sz w:val="22"/>
                <w:szCs w:val="22"/>
              </w:rPr>
            </w:pPr>
            <w:r w:rsidDel="00000000" w:rsidR="00000000" w:rsidRPr="00000000">
              <w:rPr>
                <w:rFonts w:ascii="MS Gothic" w:cs="MS Gothic" w:eastAsia="MS Gothic" w:hAnsi="MS Gothic"/>
                <w:b w:val="1"/>
                <w:sz w:val="22"/>
                <w:szCs w:val="22"/>
                <w:rtl w:val="0"/>
              </w:rPr>
              <w:t xml:space="preserve">☐</w:t>
            </w:r>
            <w:r w:rsidDel="00000000" w:rsidR="00000000" w:rsidRPr="00000000">
              <w:rPr>
                <w:b w:val="1"/>
                <w:sz w:val="22"/>
                <w:szCs w:val="22"/>
                <w:rtl w:val="0"/>
              </w:rPr>
              <w:t xml:space="preserve"> </w:t>
            </w:r>
            <w:r w:rsidDel="00000000" w:rsidR="00000000" w:rsidRPr="00000000">
              <w:rPr>
                <w:sz w:val="22"/>
                <w:szCs w:val="22"/>
                <w:rtl w:val="0"/>
              </w:rPr>
              <w:t xml:space="preserve">Good Health and Well-Being</w:t>
            </w:r>
          </w:p>
        </w:tc>
        <w:tc>
          <w:tcPr/>
          <w:p w:rsidR="00000000" w:rsidDel="00000000" w:rsidP="00000000" w:rsidRDefault="00000000" w:rsidRPr="00000000" w14:paraId="0000008A">
            <w:pPr>
              <w:tabs>
                <w:tab w:val="left" w:leader="none" w:pos="368"/>
              </w:tabs>
              <w:spacing w:before="69" w:lineRule="auto"/>
              <w:rPr>
                <w:sz w:val="22"/>
                <w:szCs w:val="22"/>
              </w:rPr>
            </w:pPr>
            <w:r w:rsidDel="00000000" w:rsidR="00000000" w:rsidRPr="00000000">
              <w:rPr>
                <w:rFonts w:ascii="MS Gothic" w:cs="MS Gothic" w:eastAsia="MS Gothic" w:hAnsi="MS Gothic"/>
                <w:b w:val="1"/>
                <w:sz w:val="22"/>
                <w:szCs w:val="22"/>
                <w:rtl w:val="0"/>
              </w:rPr>
              <w:t xml:space="preserve">☐</w:t>
            </w:r>
            <w:r w:rsidDel="00000000" w:rsidR="00000000" w:rsidRPr="00000000">
              <w:rPr>
                <w:sz w:val="22"/>
                <w:szCs w:val="22"/>
                <w:rtl w:val="0"/>
              </w:rPr>
              <w:t xml:space="preserve">Quality Education</w:t>
            </w:r>
          </w:p>
        </w:tc>
      </w:tr>
      <w:tr>
        <w:trPr>
          <w:cantSplit w:val="0"/>
          <w:tblHeader w:val="0"/>
        </w:trPr>
        <w:tc>
          <w:tcPr/>
          <w:p w:rsidR="00000000" w:rsidDel="00000000" w:rsidP="00000000" w:rsidRDefault="00000000" w:rsidRPr="00000000" w14:paraId="0000008B">
            <w:pPr>
              <w:tabs>
                <w:tab w:val="left" w:leader="none" w:pos="368"/>
              </w:tabs>
              <w:spacing w:before="69" w:lineRule="auto"/>
              <w:rPr>
                <w:b w:val="1"/>
                <w:sz w:val="22"/>
                <w:szCs w:val="22"/>
              </w:rPr>
            </w:pPr>
            <w:r w:rsidDel="00000000" w:rsidR="00000000" w:rsidRPr="00000000">
              <w:rPr>
                <w:rFonts w:ascii="MS Gothic" w:cs="MS Gothic" w:eastAsia="MS Gothic" w:hAnsi="MS Gothic"/>
                <w:b w:val="1"/>
                <w:sz w:val="22"/>
                <w:szCs w:val="22"/>
                <w:rtl w:val="0"/>
              </w:rPr>
              <w:t xml:space="preserve">☐</w:t>
            </w:r>
            <w:r w:rsidDel="00000000" w:rsidR="00000000" w:rsidRPr="00000000">
              <w:rPr>
                <w:sz w:val="22"/>
                <w:szCs w:val="22"/>
                <w:rtl w:val="0"/>
              </w:rPr>
              <w:t xml:space="preserve"> Gender Equality</w:t>
            </w:r>
            <w:r w:rsidDel="00000000" w:rsidR="00000000" w:rsidRPr="00000000">
              <w:rPr>
                <w:rtl w:val="0"/>
              </w:rPr>
            </w:r>
          </w:p>
        </w:tc>
        <w:tc>
          <w:tcPr/>
          <w:p w:rsidR="00000000" w:rsidDel="00000000" w:rsidP="00000000" w:rsidRDefault="00000000" w:rsidRPr="00000000" w14:paraId="0000008C">
            <w:pPr>
              <w:tabs>
                <w:tab w:val="left" w:leader="none" w:pos="368"/>
              </w:tabs>
              <w:spacing w:before="69" w:lineRule="auto"/>
              <w:rPr>
                <w:b w:val="1"/>
                <w:sz w:val="22"/>
                <w:szCs w:val="22"/>
              </w:rPr>
            </w:pPr>
            <w:r w:rsidDel="00000000" w:rsidR="00000000" w:rsidRPr="00000000">
              <w:rPr>
                <w:rFonts w:ascii="MS Gothic" w:cs="MS Gothic" w:eastAsia="MS Gothic" w:hAnsi="MS Gothic"/>
                <w:b w:val="1"/>
                <w:sz w:val="22"/>
                <w:szCs w:val="22"/>
                <w:rtl w:val="0"/>
              </w:rPr>
              <w:t xml:space="preserve">☐</w:t>
            </w:r>
            <w:r w:rsidDel="00000000" w:rsidR="00000000" w:rsidRPr="00000000">
              <w:rPr>
                <w:b w:val="1"/>
                <w:sz w:val="22"/>
                <w:szCs w:val="22"/>
                <w:rtl w:val="0"/>
              </w:rPr>
              <w:t xml:space="preserve"> </w:t>
            </w:r>
            <w:r w:rsidDel="00000000" w:rsidR="00000000" w:rsidRPr="00000000">
              <w:rPr>
                <w:sz w:val="22"/>
                <w:szCs w:val="22"/>
                <w:rtl w:val="0"/>
              </w:rPr>
              <w:t xml:space="preserve">Clean water and Sanitation</w:t>
            </w:r>
            <w:r w:rsidDel="00000000" w:rsidR="00000000" w:rsidRPr="00000000">
              <w:rPr>
                <w:rtl w:val="0"/>
              </w:rPr>
            </w:r>
          </w:p>
        </w:tc>
      </w:tr>
      <w:tr>
        <w:trPr>
          <w:cantSplit w:val="0"/>
          <w:tblHeader w:val="0"/>
        </w:trPr>
        <w:tc>
          <w:tcPr/>
          <w:p w:rsidR="00000000" w:rsidDel="00000000" w:rsidP="00000000" w:rsidRDefault="00000000" w:rsidRPr="00000000" w14:paraId="0000008D">
            <w:pPr>
              <w:tabs>
                <w:tab w:val="left" w:leader="none" w:pos="368"/>
              </w:tabs>
              <w:spacing w:before="69" w:lineRule="auto"/>
              <w:rPr>
                <w:b w:val="1"/>
                <w:sz w:val="22"/>
                <w:szCs w:val="22"/>
              </w:rPr>
            </w:pPr>
            <w:r w:rsidDel="00000000" w:rsidR="00000000" w:rsidRPr="00000000">
              <w:rPr>
                <w:rFonts w:ascii="MS Gothic" w:cs="MS Gothic" w:eastAsia="MS Gothic" w:hAnsi="MS Gothic"/>
                <w:b w:val="1"/>
                <w:sz w:val="22"/>
                <w:szCs w:val="22"/>
                <w:rtl w:val="0"/>
              </w:rPr>
              <w:t xml:space="preserve">☐</w:t>
            </w:r>
            <w:r w:rsidDel="00000000" w:rsidR="00000000" w:rsidRPr="00000000">
              <w:rPr>
                <w:b w:val="1"/>
                <w:sz w:val="22"/>
                <w:szCs w:val="22"/>
                <w:rtl w:val="0"/>
              </w:rPr>
              <w:t xml:space="preserve"> </w:t>
            </w:r>
            <w:r w:rsidDel="00000000" w:rsidR="00000000" w:rsidRPr="00000000">
              <w:rPr>
                <w:sz w:val="22"/>
                <w:szCs w:val="22"/>
                <w:rtl w:val="0"/>
              </w:rPr>
              <w:t xml:space="preserve">Affordable and Clean Energy</w:t>
            </w:r>
            <w:r w:rsidDel="00000000" w:rsidR="00000000" w:rsidRPr="00000000">
              <w:rPr>
                <w:rtl w:val="0"/>
              </w:rPr>
            </w:r>
          </w:p>
        </w:tc>
        <w:tc>
          <w:tcPr/>
          <w:p w:rsidR="00000000" w:rsidDel="00000000" w:rsidP="00000000" w:rsidRDefault="00000000" w:rsidRPr="00000000" w14:paraId="0000008E">
            <w:pPr>
              <w:tabs>
                <w:tab w:val="left" w:leader="none" w:pos="368"/>
              </w:tabs>
              <w:spacing w:before="69" w:lineRule="auto"/>
              <w:rPr>
                <w:b w:val="1"/>
                <w:sz w:val="22"/>
                <w:szCs w:val="22"/>
              </w:rPr>
            </w:pPr>
            <w:r w:rsidDel="00000000" w:rsidR="00000000" w:rsidRPr="00000000">
              <w:rPr>
                <w:rFonts w:ascii="MS Gothic" w:cs="MS Gothic" w:eastAsia="MS Gothic" w:hAnsi="MS Gothic"/>
                <w:b w:val="1"/>
                <w:sz w:val="22"/>
                <w:szCs w:val="22"/>
                <w:rtl w:val="0"/>
              </w:rPr>
              <w:t xml:space="preserve">☒</w:t>
            </w:r>
            <w:r w:rsidDel="00000000" w:rsidR="00000000" w:rsidRPr="00000000">
              <w:rPr>
                <w:b w:val="1"/>
                <w:sz w:val="22"/>
                <w:szCs w:val="22"/>
                <w:rtl w:val="0"/>
              </w:rPr>
              <w:t xml:space="preserve"> </w:t>
            </w:r>
            <w:r w:rsidDel="00000000" w:rsidR="00000000" w:rsidRPr="00000000">
              <w:rPr>
                <w:sz w:val="22"/>
                <w:szCs w:val="22"/>
                <w:rtl w:val="0"/>
              </w:rPr>
              <w:t xml:space="preserve">Decent Work and Economic growth</w:t>
            </w:r>
            <w:r w:rsidDel="00000000" w:rsidR="00000000" w:rsidRPr="00000000">
              <w:rPr>
                <w:rtl w:val="0"/>
              </w:rPr>
            </w:r>
          </w:p>
        </w:tc>
      </w:tr>
      <w:tr>
        <w:trPr>
          <w:cantSplit w:val="0"/>
          <w:tblHeader w:val="0"/>
        </w:trPr>
        <w:tc>
          <w:tcPr/>
          <w:p w:rsidR="00000000" w:rsidDel="00000000" w:rsidP="00000000" w:rsidRDefault="00000000" w:rsidRPr="00000000" w14:paraId="0000008F">
            <w:pPr>
              <w:tabs>
                <w:tab w:val="left" w:leader="none" w:pos="368"/>
              </w:tabs>
              <w:spacing w:before="69" w:lineRule="auto"/>
              <w:rPr>
                <w:b w:val="1"/>
                <w:sz w:val="22"/>
                <w:szCs w:val="22"/>
              </w:rPr>
            </w:pPr>
            <w:r w:rsidDel="00000000" w:rsidR="00000000" w:rsidRPr="00000000">
              <w:rPr>
                <w:rFonts w:ascii="MS Gothic" w:cs="MS Gothic" w:eastAsia="MS Gothic" w:hAnsi="MS Gothic"/>
                <w:b w:val="1"/>
                <w:sz w:val="22"/>
                <w:szCs w:val="22"/>
                <w:rtl w:val="0"/>
              </w:rPr>
              <w:t xml:space="preserve">☒</w:t>
            </w:r>
            <w:r w:rsidDel="00000000" w:rsidR="00000000" w:rsidRPr="00000000">
              <w:rPr>
                <w:b w:val="1"/>
                <w:sz w:val="22"/>
                <w:szCs w:val="22"/>
                <w:rtl w:val="0"/>
              </w:rPr>
              <w:t xml:space="preserve"> </w:t>
            </w:r>
            <w:r w:rsidDel="00000000" w:rsidR="00000000" w:rsidRPr="00000000">
              <w:rPr>
                <w:sz w:val="22"/>
                <w:szCs w:val="22"/>
                <w:rtl w:val="0"/>
              </w:rPr>
              <w:t xml:space="preserve">Industry, Innovations and Infrastructure</w:t>
            </w:r>
            <w:r w:rsidDel="00000000" w:rsidR="00000000" w:rsidRPr="00000000">
              <w:rPr>
                <w:rtl w:val="0"/>
              </w:rPr>
            </w:r>
          </w:p>
        </w:tc>
        <w:tc>
          <w:tcPr/>
          <w:p w:rsidR="00000000" w:rsidDel="00000000" w:rsidP="00000000" w:rsidRDefault="00000000" w:rsidRPr="00000000" w14:paraId="00000090">
            <w:pPr>
              <w:tabs>
                <w:tab w:val="left" w:leader="none" w:pos="368"/>
              </w:tabs>
              <w:spacing w:before="69" w:lineRule="auto"/>
              <w:rPr>
                <w:b w:val="1"/>
                <w:sz w:val="22"/>
                <w:szCs w:val="22"/>
              </w:rPr>
            </w:pPr>
            <w:sdt>
              <w:sdtPr>
                <w:tag w:val="goog_rdk_4"/>
              </w:sdtPr>
              <w:sdtContent>
                <w:r w:rsidDel="00000000" w:rsidR="00000000" w:rsidRPr="00000000">
                  <w:rPr>
                    <w:rFonts w:ascii="Arial Unicode MS" w:cs="Arial Unicode MS" w:eastAsia="Arial Unicode MS" w:hAnsi="Arial Unicode MS"/>
                    <w:b w:val="1"/>
                    <w:sz w:val="22"/>
                    <w:szCs w:val="22"/>
                    <w:rtl w:val="0"/>
                  </w:rPr>
                  <w:t xml:space="preserve">☐</w:t>
                </w:r>
              </w:sdtContent>
            </w:sdt>
            <w:r w:rsidDel="00000000" w:rsidR="00000000" w:rsidRPr="00000000">
              <w:rPr>
                <w:b w:val="1"/>
                <w:sz w:val="22"/>
                <w:szCs w:val="22"/>
                <w:rtl w:val="0"/>
              </w:rPr>
              <w:t xml:space="preserve"> </w:t>
            </w:r>
            <w:r w:rsidDel="00000000" w:rsidR="00000000" w:rsidRPr="00000000">
              <w:rPr>
                <w:sz w:val="22"/>
                <w:szCs w:val="22"/>
                <w:rtl w:val="0"/>
              </w:rPr>
              <w:t xml:space="preserve">Reduced Inequalities</w:t>
            </w:r>
            <w:r w:rsidDel="00000000" w:rsidR="00000000" w:rsidRPr="00000000">
              <w:rPr>
                <w:rtl w:val="0"/>
              </w:rPr>
            </w:r>
          </w:p>
        </w:tc>
      </w:tr>
      <w:tr>
        <w:trPr>
          <w:cantSplit w:val="0"/>
          <w:tblHeader w:val="0"/>
        </w:trPr>
        <w:tc>
          <w:tcPr/>
          <w:p w:rsidR="00000000" w:rsidDel="00000000" w:rsidP="00000000" w:rsidRDefault="00000000" w:rsidRPr="00000000" w14:paraId="00000091">
            <w:pPr>
              <w:tabs>
                <w:tab w:val="left" w:leader="none" w:pos="368"/>
              </w:tabs>
              <w:spacing w:before="69" w:lineRule="auto"/>
              <w:rPr>
                <w:b w:val="1"/>
                <w:sz w:val="22"/>
                <w:szCs w:val="22"/>
              </w:rPr>
            </w:pPr>
            <w:r w:rsidDel="00000000" w:rsidR="00000000" w:rsidRPr="00000000">
              <w:rPr>
                <w:rFonts w:ascii="MS Gothic" w:cs="MS Gothic" w:eastAsia="MS Gothic" w:hAnsi="MS Gothic"/>
                <w:b w:val="1"/>
                <w:sz w:val="22"/>
                <w:szCs w:val="22"/>
                <w:rtl w:val="0"/>
              </w:rPr>
              <w:t xml:space="preserve">☐</w:t>
            </w:r>
            <w:r w:rsidDel="00000000" w:rsidR="00000000" w:rsidRPr="00000000">
              <w:rPr>
                <w:b w:val="1"/>
                <w:sz w:val="22"/>
                <w:szCs w:val="22"/>
                <w:rtl w:val="0"/>
              </w:rPr>
              <w:t xml:space="preserve"> </w:t>
            </w:r>
            <w:r w:rsidDel="00000000" w:rsidR="00000000" w:rsidRPr="00000000">
              <w:rPr>
                <w:sz w:val="22"/>
                <w:szCs w:val="22"/>
                <w:rtl w:val="0"/>
              </w:rPr>
              <w:t xml:space="preserve">Sustainable Cities and Communities</w:t>
            </w:r>
            <w:r w:rsidDel="00000000" w:rsidR="00000000" w:rsidRPr="00000000">
              <w:rPr>
                <w:rtl w:val="0"/>
              </w:rPr>
            </w:r>
          </w:p>
        </w:tc>
        <w:tc>
          <w:tcPr/>
          <w:p w:rsidR="00000000" w:rsidDel="00000000" w:rsidP="00000000" w:rsidRDefault="00000000" w:rsidRPr="00000000" w14:paraId="00000092">
            <w:pPr>
              <w:tabs>
                <w:tab w:val="left" w:leader="none" w:pos="368"/>
              </w:tabs>
              <w:spacing w:before="69" w:lineRule="auto"/>
              <w:rPr>
                <w:b w:val="1"/>
                <w:sz w:val="22"/>
                <w:szCs w:val="22"/>
              </w:rPr>
            </w:pPr>
            <w:r w:rsidDel="00000000" w:rsidR="00000000" w:rsidRPr="00000000">
              <w:rPr>
                <w:rFonts w:ascii="MS Gothic" w:cs="MS Gothic" w:eastAsia="MS Gothic" w:hAnsi="MS Gothic"/>
                <w:b w:val="1"/>
                <w:sz w:val="22"/>
                <w:szCs w:val="22"/>
                <w:rtl w:val="0"/>
              </w:rPr>
              <w:t xml:space="preserve">☐</w:t>
            </w:r>
            <w:r w:rsidDel="00000000" w:rsidR="00000000" w:rsidRPr="00000000">
              <w:rPr>
                <w:b w:val="1"/>
                <w:sz w:val="22"/>
                <w:szCs w:val="22"/>
                <w:rtl w:val="0"/>
              </w:rPr>
              <w:t xml:space="preserve"> </w:t>
            </w:r>
            <w:r w:rsidDel="00000000" w:rsidR="00000000" w:rsidRPr="00000000">
              <w:rPr>
                <w:sz w:val="22"/>
                <w:szCs w:val="22"/>
                <w:rtl w:val="0"/>
              </w:rPr>
              <w:t xml:space="preserve">Responsible Consumption and Production</w:t>
            </w:r>
            <w:r w:rsidDel="00000000" w:rsidR="00000000" w:rsidRPr="00000000">
              <w:rPr>
                <w:rtl w:val="0"/>
              </w:rPr>
            </w:r>
          </w:p>
        </w:tc>
      </w:tr>
      <w:tr>
        <w:trPr>
          <w:cantSplit w:val="0"/>
          <w:tblHeader w:val="0"/>
        </w:trPr>
        <w:tc>
          <w:tcPr/>
          <w:p w:rsidR="00000000" w:rsidDel="00000000" w:rsidP="00000000" w:rsidRDefault="00000000" w:rsidRPr="00000000" w14:paraId="00000093">
            <w:pPr>
              <w:tabs>
                <w:tab w:val="left" w:leader="none" w:pos="368"/>
              </w:tabs>
              <w:spacing w:before="69" w:lineRule="auto"/>
              <w:rPr>
                <w:b w:val="1"/>
                <w:sz w:val="22"/>
                <w:szCs w:val="22"/>
              </w:rPr>
            </w:pPr>
            <w:r w:rsidDel="00000000" w:rsidR="00000000" w:rsidRPr="00000000">
              <w:rPr>
                <w:rFonts w:ascii="MS Gothic" w:cs="MS Gothic" w:eastAsia="MS Gothic" w:hAnsi="MS Gothic"/>
                <w:b w:val="1"/>
                <w:sz w:val="22"/>
                <w:szCs w:val="22"/>
                <w:rtl w:val="0"/>
              </w:rPr>
              <w:t xml:space="preserve">☐</w:t>
            </w:r>
            <w:r w:rsidDel="00000000" w:rsidR="00000000" w:rsidRPr="00000000">
              <w:rPr>
                <w:b w:val="1"/>
                <w:sz w:val="22"/>
                <w:szCs w:val="22"/>
                <w:rtl w:val="0"/>
              </w:rPr>
              <w:t xml:space="preserve"> </w:t>
            </w:r>
            <w:r w:rsidDel="00000000" w:rsidR="00000000" w:rsidRPr="00000000">
              <w:rPr>
                <w:sz w:val="22"/>
                <w:szCs w:val="22"/>
                <w:rtl w:val="0"/>
              </w:rPr>
              <w:t xml:space="preserve">Climate action</w:t>
            </w:r>
            <w:r w:rsidDel="00000000" w:rsidR="00000000" w:rsidRPr="00000000">
              <w:rPr>
                <w:rtl w:val="0"/>
              </w:rPr>
            </w:r>
          </w:p>
        </w:tc>
        <w:tc>
          <w:tcPr/>
          <w:p w:rsidR="00000000" w:rsidDel="00000000" w:rsidP="00000000" w:rsidRDefault="00000000" w:rsidRPr="00000000" w14:paraId="00000094">
            <w:pPr>
              <w:tabs>
                <w:tab w:val="left" w:leader="none" w:pos="368"/>
              </w:tabs>
              <w:spacing w:before="69" w:lineRule="auto"/>
              <w:rPr>
                <w:b w:val="1"/>
                <w:sz w:val="22"/>
                <w:szCs w:val="22"/>
              </w:rPr>
            </w:pPr>
            <w:r w:rsidDel="00000000" w:rsidR="00000000" w:rsidRPr="00000000">
              <w:rPr>
                <w:rFonts w:ascii="MS Gothic" w:cs="MS Gothic" w:eastAsia="MS Gothic" w:hAnsi="MS Gothic"/>
                <w:b w:val="1"/>
                <w:sz w:val="22"/>
                <w:szCs w:val="22"/>
                <w:rtl w:val="0"/>
              </w:rPr>
              <w:t xml:space="preserve">☐</w:t>
            </w:r>
            <w:r w:rsidDel="00000000" w:rsidR="00000000" w:rsidRPr="00000000">
              <w:rPr>
                <w:b w:val="1"/>
                <w:sz w:val="22"/>
                <w:szCs w:val="22"/>
                <w:rtl w:val="0"/>
              </w:rPr>
              <w:t xml:space="preserve"> </w:t>
            </w:r>
            <w:r w:rsidDel="00000000" w:rsidR="00000000" w:rsidRPr="00000000">
              <w:rPr>
                <w:sz w:val="22"/>
                <w:szCs w:val="22"/>
                <w:rtl w:val="0"/>
              </w:rPr>
              <w:t xml:space="preserve">Life Below Water</w:t>
            </w:r>
            <w:r w:rsidDel="00000000" w:rsidR="00000000" w:rsidRPr="00000000">
              <w:rPr>
                <w:rtl w:val="0"/>
              </w:rPr>
            </w:r>
          </w:p>
        </w:tc>
      </w:tr>
      <w:tr>
        <w:trPr>
          <w:cantSplit w:val="0"/>
          <w:tblHeader w:val="0"/>
        </w:trPr>
        <w:tc>
          <w:tcPr/>
          <w:p w:rsidR="00000000" w:rsidDel="00000000" w:rsidP="00000000" w:rsidRDefault="00000000" w:rsidRPr="00000000" w14:paraId="00000095">
            <w:pPr>
              <w:tabs>
                <w:tab w:val="left" w:leader="none" w:pos="368"/>
              </w:tabs>
              <w:spacing w:before="69" w:lineRule="auto"/>
              <w:rPr>
                <w:b w:val="1"/>
                <w:sz w:val="22"/>
                <w:szCs w:val="22"/>
              </w:rPr>
            </w:pPr>
            <w:r w:rsidDel="00000000" w:rsidR="00000000" w:rsidRPr="00000000">
              <w:rPr>
                <w:rFonts w:ascii="MS Gothic" w:cs="MS Gothic" w:eastAsia="MS Gothic" w:hAnsi="MS Gothic"/>
                <w:b w:val="1"/>
                <w:sz w:val="22"/>
                <w:szCs w:val="22"/>
                <w:rtl w:val="0"/>
              </w:rPr>
              <w:t xml:space="preserve">☐</w:t>
            </w:r>
            <w:r w:rsidDel="00000000" w:rsidR="00000000" w:rsidRPr="00000000">
              <w:rPr>
                <w:b w:val="1"/>
                <w:sz w:val="22"/>
                <w:szCs w:val="22"/>
                <w:rtl w:val="0"/>
              </w:rPr>
              <w:t xml:space="preserve"> </w:t>
            </w:r>
            <w:r w:rsidDel="00000000" w:rsidR="00000000" w:rsidRPr="00000000">
              <w:rPr>
                <w:sz w:val="22"/>
                <w:szCs w:val="22"/>
                <w:rtl w:val="0"/>
              </w:rPr>
              <w:t xml:space="preserve">Life on Land</w:t>
            </w:r>
            <w:r w:rsidDel="00000000" w:rsidR="00000000" w:rsidRPr="00000000">
              <w:rPr>
                <w:rtl w:val="0"/>
              </w:rPr>
            </w:r>
          </w:p>
        </w:tc>
        <w:tc>
          <w:tcPr/>
          <w:p w:rsidR="00000000" w:rsidDel="00000000" w:rsidP="00000000" w:rsidRDefault="00000000" w:rsidRPr="00000000" w14:paraId="00000096">
            <w:pPr>
              <w:tabs>
                <w:tab w:val="left" w:leader="none" w:pos="368"/>
              </w:tabs>
              <w:spacing w:before="69" w:lineRule="auto"/>
              <w:rPr>
                <w:b w:val="1"/>
                <w:sz w:val="22"/>
                <w:szCs w:val="22"/>
              </w:rPr>
            </w:pPr>
            <w:r w:rsidDel="00000000" w:rsidR="00000000" w:rsidRPr="00000000">
              <w:rPr>
                <w:rFonts w:ascii="MS Gothic" w:cs="MS Gothic" w:eastAsia="MS Gothic" w:hAnsi="MS Gothic"/>
                <w:b w:val="1"/>
                <w:sz w:val="22"/>
                <w:szCs w:val="22"/>
                <w:rtl w:val="0"/>
              </w:rPr>
              <w:t xml:space="preserve">☐</w:t>
            </w:r>
            <w:r w:rsidDel="00000000" w:rsidR="00000000" w:rsidRPr="00000000">
              <w:rPr>
                <w:b w:val="1"/>
                <w:sz w:val="22"/>
                <w:szCs w:val="22"/>
                <w:rtl w:val="0"/>
              </w:rPr>
              <w:t xml:space="preserve"> </w:t>
            </w:r>
            <w:r w:rsidDel="00000000" w:rsidR="00000000" w:rsidRPr="00000000">
              <w:rPr>
                <w:sz w:val="22"/>
                <w:szCs w:val="22"/>
                <w:rtl w:val="0"/>
              </w:rPr>
              <w:t xml:space="preserve">Peace, Justice and Strong Institutions</w:t>
            </w:r>
            <w:r w:rsidDel="00000000" w:rsidR="00000000" w:rsidRPr="00000000">
              <w:rPr>
                <w:rtl w:val="0"/>
              </w:rPr>
            </w:r>
          </w:p>
        </w:tc>
      </w:tr>
      <w:tr>
        <w:trPr>
          <w:cantSplit w:val="0"/>
          <w:tblHeader w:val="0"/>
        </w:trPr>
        <w:tc>
          <w:tcPr/>
          <w:p w:rsidR="00000000" w:rsidDel="00000000" w:rsidP="00000000" w:rsidRDefault="00000000" w:rsidRPr="00000000" w14:paraId="00000097">
            <w:pPr>
              <w:tabs>
                <w:tab w:val="left" w:leader="none" w:pos="368"/>
              </w:tabs>
              <w:spacing w:before="69" w:lineRule="auto"/>
              <w:rPr>
                <w:b w:val="1"/>
                <w:sz w:val="22"/>
                <w:szCs w:val="22"/>
              </w:rPr>
            </w:pPr>
            <w:r w:rsidDel="00000000" w:rsidR="00000000" w:rsidRPr="00000000">
              <w:rPr>
                <w:rFonts w:ascii="MS Gothic" w:cs="MS Gothic" w:eastAsia="MS Gothic" w:hAnsi="MS Gothic"/>
                <w:b w:val="1"/>
                <w:sz w:val="22"/>
                <w:szCs w:val="22"/>
                <w:rtl w:val="0"/>
              </w:rPr>
              <w:t xml:space="preserve">☒</w:t>
            </w:r>
            <w:r w:rsidDel="00000000" w:rsidR="00000000" w:rsidRPr="00000000">
              <w:rPr>
                <w:b w:val="1"/>
                <w:sz w:val="22"/>
                <w:szCs w:val="22"/>
                <w:rtl w:val="0"/>
              </w:rPr>
              <w:t xml:space="preserve"> </w:t>
            </w:r>
            <w:r w:rsidDel="00000000" w:rsidR="00000000" w:rsidRPr="00000000">
              <w:rPr>
                <w:sz w:val="22"/>
                <w:szCs w:val="22"/>
                <w:rtl w:val="0"/>
              </w:rPr>
              <w:t xml:space="preserve">Partnerships</w:t>
            </w:r>
            <w:r w:rsidDel="00000000" w:rsidR="00000000" w:rsidRPr="00000000">
              <w:rPr>
                <w:rtl w:val="0"/>
              </w:rPr>
            </w:r>
          </w:p>
        </w:tc>
        <w:tc>
          <w:tcPr/>
          <w:p w:rsidR="00000000" w:rsidDel="00000000" w:rsidP="00000000" w:rsidRDefault="00000000" w:rsidRPr="00000000" w14:paraId="00000098">
            <w:pPr>
              <w:tabs>
                <w:tab w:val="left" w:leader="none" w:pos="368"/>
              </w:tabs>
              <w:spacing w:before="69" w:lineRule="auto"/>
              <w:rPr>
                <w:b w:val="1"/>
                <w:sz w:val="22"/>
                <w:szCs w:val="22"/>
              </w:rPr>
            </w:pPr>
            <w:r w:rsidDel="00000000" w:rsidR="00000000" w:rsidRPr="00000000">
              <w:rPr>
                <w:rtl w:val="0"/>
              </w:rPr>
            </w:r>
          </w:p>
        </w:tc>
      </w:tr>
    </w:tbl>
    <w:p w:rsidR="00000000" w:rsidDel="00000000" w:rsidP="00000000" w:rsidRDefault="00000000" w:rsidRPr="00000000" w14:paraId="00000099">
      <w:pPr>
        <w:tabs>
          <w:tab w:val="left" w:leader="none" w:pos="368"/>
        </w:tabs>
        <w:spacing w:before="69" w:lineRule="auto"/>
        <w:rPr>
          <w:b w:val="1"/>
          <w:sz w:val="24"/>
          <w:szCs w:val="24"/>
        </w:rPr>
      </w:pPr>
      <w:r w:rsidDel="00000000" w:rsidR="00000000" w:rsidRPr="00000000">
        <w:rPr>
          <w:rtl w:val="0"/>
        </w:rPr>
      </w:r>
    </w:p>
    <w:p w:rsidR="00000000" w:rsidDel="00000000" w:rsidP="00000000" w:rsidRDefault="00000000" w:rsidRPr="00000000" w14:paraId="0000009A">
      <w:pPr>
        <w:numPr>
          <w:ilvl w:val="0"/>
          <w:numId w:val="3"/>
        </w:numPr>
        <w:tabs>
          <w:tab w:val="left" w:leader="none" w:pos="368"/>
        </w:tabs>
        <w:spacing w:before="69" w:lineRule="auto"/>
        <w:ind w:left="630" w:hanging="360"/>
        <w:rPr>
          <w:b w:val="1"/>
          <w:sz w:val="24"/>
          <w:szCs w:val="24"/>
          <w:u w:val="none"/>
        </w:rPr>
      </w:pPr>
      <w:r w:rsidDel="00000000" w:rsidR="00000000" w:rsidRPr="00000000">
        <w:rPr>
          <w:b w:val="1"/>
          <w:sz w:val="24"/>
          <w:szCs w:val="24"/>
          <w:rtl w:val="0"/>
        </w:rPr>
        <w:t xml:space="preserve">References</w:t>
      </w:r>
      <w:r w:rsidDel="00000000" w:rsidR="00000000" w:rsidRPr="00000000">
        <w:rPr>
          <w:rtl w:val="0"/>
        </w:rPr>
      </w:r>
    </w:p>
    <w:sdt>
      <w:sdtPr>
        <w:lock w:val="contentLocked"/>
        <w:tag w:val="goog_rdk_5"/>
      </w:sdtPr>
      <w:sdtContent>
        <w:tbl>
          <w:tblPr>
            <w:tblStyle w:val="Table11"/>
            <w:tblW w:w="9026.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4.3333333333335"/>
            <w:gridCol w:w="1504.3333333333335"/>
            <w:gridCol w:w="1504.3333333333335"/>
            <w:gridCol w:w="1504.3333333333335"/>
            <w:gridCol w:w="1504.3333333333335"/>
            <w:gridCol w:w="1504.3333333333335"/>
            <w:tblGridChange w:id="0">
              <w:tblGrid>
                <w:gridCol w:w="1504.3333333333335"/>
                <w:gridCol w:w="1504.3333333333335"/>
                <w:gridCol w:w="1504.3333333333335"/>
                <w:gridCol w:w="1504.3333333333335"/>
                <w:gridCol w:w="1504.3333333333335"/>
                <w:gridCol w:w="1504.3333333333335"/>
              </w:tblGrid>
            </w:tblGridChange>
          </w:tblGrid>
          <w:tr>
            <w:trPr>
              <w:cantSplit w:val="0"/>
              <w:trHeight w:val="440" w:hRule="atLeast"/>
              <w:tblHeader w:val="0"/>
            </w:trPr>
            <w:tc>
              <w:tcPr>
                <w:gridSpan w:val="6"/>
                <w:shd w:fill="auto" w:val="clear"/>
                <w:tcMar>
                  <w:top w:w="100.0" w:type="dxa"/>
                  <w:left w:w="100.0" w:type="dxa"/>
                  <w:bottom w:w="100.0" w:type="dxa"/>
                  <w:right w:w="100.0" w:type="dxa"/>
                </w:tcMar>
                <w:vAlign w:val="top"/>
              </w:tcPr>
              <w:bookmarkStart w:colFirst="0" w:colLast="0" w:name="bookmark=id.728jzzozx9kx" w:id="1"/>
              <w:bookmarkEnd w:id="1"/>
              <w:p w:rsidR="00000000" w:rsidDel="00000000" w:rsidP="00000000" w:rsidRDefault="00000000" w:rsidRPr="00000000" w14:paraId="0000009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[1] Z. Cheng, L. Gao, Y. Wang, Z. Deng and Y. Tao, "EC-YOLO: Effectual Detection Model for Steel Strip Surface Defects Based on YOLO-V5," in IEEE Access, vol. 12, pp. 62765-62778, 2024, doi: 10.1109/ACCESS.2024.3391353.</w:t>
                </w:r>
              </w:p>
            </w:tc>
          </w:tr>
          <w:tr>
            <w:trPr>
              <w:cantSplit w:val="0"/>
              <w:trHeight w:val="440" w:hRule="atLeast"/>
              <w:tblHeader w:val="0"/>
            </w:trPr>
            <w:tc>
              <w:tcPr>
                <w:gridSpan w:val="6"/>
                <w:shd w:fill="auto" w:val="clear"/>
                <w:tcMar>
                  <w:top w:w="100.0" w:type="dxa"/>
                  <w:left w:w="100.0" w:type="dxa"/>
                  <w:bottom w:w="100.0" w:type="dxa"/>
                  <w:right w:w="100.0" w:type="dxa"/>
                </w:tcMar>
                <w:vAlign w:val="top"/>
              </w:tcPr>
              <w:bookmarkStart w:colFirst="0" w:colLast="0" w:name="bookmark=id.v60roy2s5cu9" w:id="2"/>
              <w:bookmarkEnd w:id="2"/>
              <w:p w:rsidR="00000000" w:rsidDel="00000000" w:rsidP="00000000" w:rsidRDefault="00000000" w:rsidRPr="00000000" w14:paraId="000000A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[2] J. Yu, X. Shi, W. Wang and Y. Zheng, "LCG-YOLO: A Real-Time Surface Defect Detection Method for Metal Components," in IEEE Access, vol. 12, pp. 41436-41451, 2024, doi: 10.1109/ACCESS.2024.3378999.</w:t>
                </w:r>
              </w:p>
            </w:tc>
          </w:tr>
          <w:tr>
            <w:trPr>
              <w:cantSplit w:val="0"/>
              <w:trHeight w:val="440" w:hRule="atLeast"/>
              <w:tblHeader w:val="0"/>
            </w:trPr>
            <w:tc>
              <w:tcPr>
                <w:gridSpan w:val="6"/>
                <w:shd w:fill="auto" w:val="clear"/>
                <w:tcMar>
                  <w:top w:w="100.0" w:type="dxa"/>
                  <w:left w:w="100.0" w:type="dxa"/>
                  <w:bottom w:w="100.0" w:type="dxa"/>
                  <w:right w:w="100.0" w:type="dxa"/>
                </w:tcMar>
                <w:vAlign w:val="top"/>
              </w:tcPr>
              <w:bookmarkStart w:colFirst="0" w:colLast="0" w:name="bookmark=id.gxaci4uvmgso" w:id="3"/>
              <w:bookmarkEnd w:id="3"/>
              <w:p w:rsidR="00000000" w:rsidDel="00000000" w:rsidP="00000000" w:rsidRDefault="00000000" w:rsidRPr="00000000" w14:paraId="000000A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[3] K. Yang and T. Chen, "Lightweight Surface Defect Detection Algorithm Based on Improved YOLOv5," 2024 5th International Conference on Mechatronics Technology and Intelligent Manufacturing (ICMTIM), Nanjing, China, 2024, pp. 798-802, doi: 10.1109/ICMTIM62047.2024.10629491.</w:t>
                </w:r>
              </w:p>
            </w:tc>
          </w:tr>
          <w:tr>
            <w:trPr>
              <w:cantSplit w:val="0"/>
              <w:trHeight w:val="440" w:hRule="atLeast"/>
              <w:tblHeader w:val="0"/>
            </w:trPr>
            <w:tc>
              <w:tcPr>
                <w:gridSpan w:val="6"/>
                <w:shd w:fill="auto" w:val="clear"/>
                <w:tcMar>
                  <w:top w:w="100.0" w:type="dxa"/>
                  <w:left w:w="100.0" w:type="dxa"/>
                  <w:bottom w:w="100.0" w:type="dxa"/>
                  <w:right w:w="100.0" w:type="dxa"/>
                </w:tcMar>
                <w:vAlign w:val="top"/>
              </w:tcPr>
              <w:bookmarkStart w:colFirst="0" w:colLast="0" w:name="bookmark=id.boiwofxtnnz3" w:id="4"/>
              <w:bookmarkEnd w:id="4"/>
              <w:p w:rsidR="00000000" w:rsidDel="00000000" w:rsidP="00000000" w:rsidRDefault="00000000" w:rsidRPr="00000000" w14:paraId="000000A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[4] J. Xin et al., "Lightweight convolutional neural network of YOLO v3- Tiny algorithm on FPGA for target detection," 2021 IEEE International Conference on Computer Science, Artificial Intelligence and Electronic Engineering (CSAIEE), SC, USA, 2021, pp. 65-70, doi: 10.1109/CSAIEE54046.2021.9543128.</w:t>
                </w:r>
              </w:p>
            </w:tc>
          </w:tr>
          <w:tr>
            <w:trPr>
              <w:cantSplit w:val="0"/>
              <w:trHeight w:val="440" w:hRule="atLeast"/>
              <w:tblHeader w:val="0"/>
            </w:trPr>
            <w:tc>
              <w:tcPr>
                <w:gridSpan w:val="6"/>
                <w:shd w:fill="auto" w:val="clear"/>
                <w:tcMar>
                  <w:top w:w="100.0" w:type="dxa"/>
                  <w:left w:w="100.0" w:type="dxa"/>
                  <w:bottom w:w="100.0" w:type="dxa"/>
                  <w:right w:w="100.0" w:type="dxa"/>
                </w:tcMar>
                <w:vAlign w:val="top"/>
              </w:tcPr>
              <w:bookmarkStart w:colFirst="0" w:colLast="0" w:name="bookmark=id.1mrsrq9hs2wu" w:id="5"/>
              <w:bookmarkEnd w:id="5"/>
              <w:p w:rsidR="00000000" w:rsidDel="00000000" w:rsidP="00000000" w:rsidRDefault="00000000" w:rsidRPr="00000000" w14:paraId="000000B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[5] Y. Qu and J. Wang, "Design of Low-power YOLO Accelerator Based on FPGA," 2024 7th International Conference on Advanced Algorithms and Control Engineering (ICAACE), Shanghai, China, 2024, pp. 1132-1137, doi: 10.1109/ICAACE61206.2024.10548891.</w:t>
                </w:r>
              </w:p>
            </w:tc>
          </w:tr>
        </w:tbl>
      </w:sdtContent>
    </w:sdt>
    <w:p w:rsidR="00000000" w:rsidDel="00000000" w:rsidP="00000000" w:rsidRDefault="00000000" w:rsidRPr="00000000" w14:paraId="000000B9">
      <w:pPr>
        <w:tabs>
          <w:tab w:val="left" w:leader="none" w:pos="368"/>
        </w:tabs>
        <w:spacing w:before="69" w:lineRule="auto"/>
        <w:rPr>
          <w:b w:val="1"/>
          <w:sz w:val="24"/>
          <w:szCs w:val="24"/>
        </w:rPr>
      </w:pPr>
      <w:r w:rsidDel="00000000" w:rsidR="00000000" w:rsidRPr="00000000">
        <w:rPr>
          <w:rtl w:val="0"/>
        </w:rPr>
      </w:r>
    </w:p>
    <w:p w:rsidR="00000000" w:rsidDel="00000000" w:rsidP="00000000" w:rsidRDefault="00000000" w:rsidRPr="00000000" w14:paraId="000000BA">
      <w:pPr>
        <w:tabs>
          <w:tab w:val="left" w:leader="none" w:pos="368"/>
        </w:tabs>
        <w:spacing w:before="69" w:lineRule="auto"/>
        <w:rPr>
          <w:b w:val="1"/>
          <w:sz w:val="24"/>
          <w:szCs w:val="24"/>
        </w:rPr>
      </w:pPr>
      <w:r w:rsidDel="00000000" w:rsidR="00000000" w:rsidRPr="00000000">
        <w:rPr>
          <w:rtl w:val="0"/>
        </w:rPr>
      </w:r>
    </w:p>
    <w:p w:rsidR="00000000" w:rsidDel="00000000" w:rsidP="00000000" w:rsidRDefault="00000000" w:rsidRPr="00000000" w14:paraId="000000BB">
      <w:pPr>
        <w:tabs>
          <w:tab w:val="left" w:leader="none" w:pos="368"/>
        </w:tabs>
        <w:spacing w:before="69" w:lineRule="auto"/>
        <w:rPr>
          <w:b w:val="1"/>
          <w:sz w:val="24"/>
          <w:szCs w:val="24"/>
        </w:rPr>
      </w:pPr>
      <w:r w:rsidDel="00000000" w:rsidR="00000000" w:rsidRPr="00000000">
        <w:rPr>
          <w:rtl w:val="0"/>
        </w:rPr>
      </w:r>
    </w:p>
    <w:p w:rsidR="00000000" w:rsidDel="00000000" w:rsidP="00000000" w:rsidRDefault="00000000" w:rsidRPr="00000000" w14:paraId="000000BC">
      <w:pPr>
        <w:tabs>
          <w:tab w:val="left" w:leader="none" w:pos="368"/>
        </w:tabs>
        <w:spacing w:before="69" w:lineRule="auto"/>
        <w:rPr>
          <w:b w:val="1"/>
          <w:sz w:val="24"/>
          <w:szCs w:val="24"/>
        </w:rPr>
      </w:pPr>
      <w:r w:rsidDel="00000000" w:rsidR="00000000" w:rsidRPr="00000000">
        <w:rPr>
          <w:rtl w:val="0"/>
        </w:rPr>
      </w:r>
    </w:p>
    <w:p w:rsidR="00000000" w:rsidDel="00000000" w:rsidP="00000000" w:rsidRDefault="00000000" w:rsidRPr="00000000" w14:paraId="000000BD">
      <w:pPr>
        <w:tabs>
          <w:tab w:val="left" w:leader="none" w:pos="368"/>
        </w:tabs>
        <w:spacing w:before="69" w:lineRule="auto"/>
        <w:rPr>
          <w:b w:val="1"/>
          <w:sz w:val="24"/>
          <w:szCs w:val="24"/>
        </w:rPr>
      </w:pPr>
      <w:r w:rsidDel="00000000" w:rsidR="00000000" w:rsidRPr="00000000">
        <w:rPr>
          <w:rtl w:val="0"/>
        </w:rPr>
      </w:r>
    </w:p>
    <w:sdt>
      <w:sdtPr>
        <w:tag w:val="goog_rdk_8"/>
      </w:sdtPr>
      <w:sdtContent>
        <w:p w:rsidR="00000000" w:rsidDel="00000000" w:rsidP="00000000" w:rsidRDefault="00000000" w:rsidRPr="00000000" w14:paraId="000000BE">
          <w:pPr>
            <w:tabs>
              <w:tab w:val="left" w:leader="none" w:pos="368"/>
            </w:tabs>
            <w:spacing w:before="69" w:lineRule="auto"/>
            <w:rPr>
              <w:ins w:author="AALIYAN MANSOOR" w:id="0" w:date="2024-08-27T08:17:44Z"/>
              <w:b w:val="1"/>
              <w:sz w:val="24"/>
              <w:szCs w:val="24"/>
            </w:rPr>
          </w:pPr>
          <w:sdt>
            <w:sdtPr>
              <w:tag w:val="goog_rdk_7"/>
            </w:sdtPr>
            <w:sdtContent>
              <w:ins w:author="AALIYAN MANSOOR" w:id="0" w:date="2024-08-27T08:17:44Z">
                <w:r w:rsidDel="00000000" w:rsidR="00000000" w:rsidRPr="00000000">
                  <w:rPr>
                    <w:rtl w:val="0"/>
                  </w:rPr>
                </w:r>
              </w:ins>
            </w:sdtContent>
          </w:sdt>
        </w:p>
      </w:sdtContent>
    </w:sdt>
    <w:p w:rsidR="00000000" w:rsidDel="00000000" w:rsidP="00000000" w:rsidRDefault="00000000" w:rsidRPr="00000000" w14:paraId="000000BF">
      <w:pPr>
        <w:tabs>
          <w:tab w:val="left" w:leader="none" w:pos="368"/>
        </w:tabs>
        <w:spacing w:before="69" w:lineRule="auto"/>
        <w:rPr>
          <w:b w:val="1"/>
          <w:sz w:val="24"/>
          <w:szCs w:val="24"/>
        </w:rPr>
      </w:pPr>
      <w:r w:rsidDel="00000000" w:rsidR="00000000" w:rsidRPr="00000000">
        <w:rPr>
          <w:rtl w:val="0"/>
        </w:rPr>
      </w:r>
    </w:p>
    <w:p w:rsidR="00000000" w:rsidDel="00000000" w:rsidP="00000000" w:rsidRDefault="00000000" w:rsidRPr="00000000" w14:paraId="000000C0">
      <w:pPr>
        <w:tabs>
          <w:tab w:val="left" w:leader="none" w:pos="368"/>
        </w:tabs>
        <w:spacing w:before="69" w:lineRule="auto"/>
        <w:rPr>
          <w:b w:val="1"/>
          <w:sz w:val="24"/>
          <w:szCs w:val="24"/>
        </w:rPr>
      </w:pPr>
      <w:r w:rsidDel="00000000" w:rsidR="00000000" w:rsidRPr="00000000">
        <w:rPr>
          <w:rtl w:val="0"/>
        </w:rPr>
      </w:r>
    </w:p>
    <w:p w:rsidR="00000000" w:rsidDel="00000000" w:rsidP="00000000" w:rsidRDefault="00000000" w:rsidRPr="00000000" w14:paraId="000000C1">
      <w:pPr>
        <w:tabs>
          <w:tab w:val="left" w:leader="none" w:pos="368"/>
        </w:tabs>
        <w:spacing w:before="69" w:lineRule="auto"/>
        <w:rPr>
          <w:b w:val="1"/>
          <w:sz w:val="24"/>
          <w:szCs w:val="24"/>
        </w:rPr>
      </w:pPr>
      <w:r w:rsidDel="00000000" w:rsidR="00000000" w:rsidRPr="00000000">
        <w:rPr>
          <w:rtl w:val="0"/>
        </w:rPr>
      </w:r>
    </w:p>
    <w:p w:rsidR="00000000" w:rsidDel="00000000" w:rsidP="00000000" w:rsidRDefault="00000000" w:rsidRPr="00000000" w14:paraId="000000C2">
      <w:pPr>
        <w:tabs>
          <w:tab w:val="left" w:leader="none" w:pos="368"/>
        </w:tabs>
        <w:spacing w:before="69" w:lineRule="auto"/>
        <w:rPr>
          <w:b w:val="1"/>
          <w:sz w:val="24"/>
          <w:szCs w:val="24"/>
        </w:rPr>
      </w:pPr>
      <w:r w:rsidDel="00000000" w:rsidR="00000000" w:rsidRPr="00000000">
        <w:rPr>
          <w:rtl w:val="0"/>
        </w:rPr>
      </w:r>
    </w:p>
    <w:p w:rsidR="00000000" w:rsidDel="00000000" w:rsidP="00000000" w:rsidRDefault="00000000" w:rsidRPr="00000000" w14:paraId="000000C3">
      <w:pPr>
        <w:numPr>
          <w:ilvl w:val="0"/>
          <w:numId w:val="3"/>
        </w:numPr>
        <w:tabs>
          <w:tab w:val="left" w:leader="none" w:pos="368"/>
        </w:tabs>
        <w:spacing w:before="69" w:lineRule="auto"/>
        <w:ind w:left="630" w:hanging="360"/>
        <w:rPr>
          <w:b w:val="1"/>
          <w:sz w:val="24"/>
          <w:szCs w:val="24"/>
        </w:rPr>
      </w:pPr>
      <w:r w:rsidDel="00000000" w:rsidR="00000000" w:rsidRPr="00000000">
        <w:rPr>
          <w:b w:val="1"/>
          <w:sz w:val="24"/>
          <w:szCs w:val="24"/>
          <w:rtl w:val="0"/>
        </w:rPr>
        <w:t xml:space="preserve">Gantt Chart</w:t>
      </w:r>
    </w:p>
    <w:tbl>
      <w:tblPr>
        <w:tblStyle w:val="Table12"/>
        <w:tblpPr w:leftFromText="180" w:rightFromText="180" w:topFromText="0" w:bottomFromText="0" w:vertAnchor="text" w:horzAnchor="text" w:tblpX="-885" w:tblpY="0"/>
        <w:tblW w:w="1077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40"/>
        <w:gridCol w:w="780"/>
        <w:gridCol w:w="720"/>
        <w:gridCol w:w="705"/>
        <w:gridCol w:w="690"/>
        <w:gridCol w:w="675"/>
        <w:gridCol w:w="705"/>
        <w:gridCol w:w="780"/>
        <w:gridCol w:w="750"/>
        <w:gridCol w:w="705"/>
        <w:gridCol w:w="720"/>
        <w:tblGridChange w:id="0">
          <w:tblGrid>
            <w:gridCol w:w="3540"/>
            <w:gridCol w:w="780"/>
            <w:gridCol w:w="720"/>
            <w:gridCol w:w="705"/>
            <w:gridCol w:w="690"/>
            <w:gridCol w:w="675"/>
            <w:gridCol w:w="705"/>
            <w:gridCol w:w="780"/>
            <w:gridCol w:w="750"/>
            <w:gridCol w:w="705"/>
            <w:gridCol w:w="720"/>
          </w:tblGrid>
        </w:tblGridChange>
      </w:tblGrid>
      <w:tr>
        <w:trPr>
          <w:cantSplit w:val="0"/>
          <w:trHeight w:val="399" w:hRule="atLeast"/>
          <w:tblHeader w:val="0"/>
        </w:trPr>
        <w:tc>
          <w:tcPr>
            <w:vAlign w:val="center"/>
          </w:tcPr>
          <w:p w:rsidR="00000000" w:rsidDel="00000000" w:rsidP="00000000" w:rsidRDefault="00000000" w:rsidRPr="00000000" w14:paraId="000000C4">
            <w:pPr>
              <w:spacing w:line="360" w:lineRule="auto"/>
              <w:jc w:val="center"/>
              <w:rPr>
                <w:sz w:val="22"/>
                <w:szCs w:val="22"/>
              </w:rPr>
            </w:pPr>
            <w:r w:rsidDel="00000000" w:rsidR="00000000" w:rsidRPr="00000000">
              <w:rPr>
                <w:sz w:val="22"/>
                <w:szCs w:val="22"/>
                <w:rtl w:val="0"/>
              </w:rPr>
              <w:t xml:space="preserve">Year</w:t>
            </w:r>
          </w:p>
        </w:tc>
        <w:tc>
          <w:tcPr>
            <w:gridSpan w:val="10"/>
          </w:tcPr>
          <w:p w:rsidR="00000000" w:rsidDel="00000000" w:rsidP="00000000" w:rsidRDefault="00000000" w:rsidRPr="00000000" w14:paraId="000000C5">
            <w:pPr>
              <w:spacing w:line="360" w:lineRule="auto"/>
              <w:ind w:left="200" w:firstLine="0"/>
              <w:jc w:val="center"/>
              <w:rPr>
                <w:sz w:val="22"/>
                <w:szCs w:val="22"/>
              </w:rPr>
            </w:pPr>
            <w:r w:rsidDel="00000000" w:rsidR="00000000" w:rsidRPr="00000000">
              <w:rPr>
                <w:sz w:val="22"/>
                <w:szCs w:val="22"/>
                <w:rtl w:val="0"/>
              </w:rPr>
              <w:t xml:space="preserve">2024 to 2025</w:t>
            </w:r>
          </w:p>
        </w:tc>
      </w:tr>
      <w:tr>
        <w:trPr>
          <w:cantSplit w:val="0"/>
          <w:trHeight w:val="218" w:hRule="atLeast"/>
          <w:tblHeader w:val="0"/>
        </w:trPr>
        <w:tc>
          <w:tcPr>
            <w:vAlign w:val="center"/>
          </w:tcPr>
          <w:p w:rsidR="00000000" w:rsidDel="00000000" w:rsidP="00000000" w:rsidRDefault="00000000" w:rsidRPr="00000000" w14:paraId="000000CF">
            <w:pPr>
              <w:spacing w:line="360" w:lineRule="auto"/>
              <w:jc w:val="center"/>
              <w:rPr>
                <w:sz w:val="22"/>
                <w:szCs w:val="22"/>
              </w:rPr>
            </w:pPr>
            <w:r w:rsidDel="00000000" w:rsidR="00000000" w:rsidRPr="00000000">
              <w:rPr>
                <w:sz w:val="22"/>
                <w:szCs w:val="22"/>
                <w:rtl w:val="0"/>
              </w:rPr>
              <w:t xml:space="preserve">Months</w:t>
            </w:r>
          </w:p>
        </w:tc>
        <w:tc>
          <w:tcPr>
            <w:tcBorders>
              <w:bottom w:color="00ff00" w:space="0" w:sz="18" w:val="single"/>
            </w:tcBorders>
          </w:tcPr>
          <w:p w:rsidR="00000000" w:rsidDel="00000000" w:rsidP="00000000" w:rsidRDefault="00000000" w:rsidRPr="00000000" w14:paraId="000000D0">
            <w:pPr>
              <w:spacing w:line="360" w:lineRule="auto"/>
              <w:ind w:left="-14" w:right="-105" w:firstLine="0"/>
              <w:jc w:val="center"/>
              <w:rPr>
                <w:sz w:val="22"/>
                <w:szCs w:val="22"/>
              </w:rPr>
            </w:pPr>
            <w:r w:rsidDel="00000000" w:rsidR="00000000" w:rsidRPr="00000000">
              <w:rPr>
                <w:sz w:val="22"/>
                <w:szCs w:val="22"/>
                <w:rtl w:val="0"/>
              </w:rPr>
              <w:t xml:space="preserve">Sep</w:t>
            </w:r>
          </w:p>
        </w:tc>
        <w:tc>
          <w:tcPr>
            <w:tcBorders>
              <w:bottom w:color="00ff00" w:space="0" w:sz="18" w:val="single"/>
            </w:tcBorders>
          </w:tcPr>
          <w:p w:rsidR="00000000" w:rsidDel="00000000" w:rsidP="00000000" w:rsidRDefault="00000000" w:rsidRPr="00000000" w14:paraId="000000D1">
            <w:pPr>
              <w:spacing w:line="360" w:lineRule="auto"/>
              <w:ind w:left="-14" w:right="-105" w:firstLine="0"/>
              <w:jc w:val="center"/>
              <w:rPr>
                <w:sz w:val="22"/>
                <w:szCs w:val="22"/>
              </w:rPr>
            </w:pPr>
            <w:r w:rsidDel="00000000" w:rsidR="00000000" w:rsidRPr="00000000">
              <w:rPr>
                <w:sz w:val="22"/>
                <w:szCs w:val="22"/>
                <w:rtl w:val="0"/>
              </w:rPr>
              <w:t xml:space="preserve">Oct</w:t>
            </w:r>
          </w:p>
        </w:tc>
        <w:tc>
          <w:tcPr>
            <w:tcBorders>
              <w:bottom w:color="00ff00" w:space="0" w:sz="18" w:val="single"/>
            </w:tcBorders>
          </w:tcPr>
          <w:p w:rsidR="00000000" w:rsidDel="00000000" w:rsidP="00000000" w:rsidRDefault="00000000" w:rsidRPr="00000000" w14:paraId="000000D2">
            <w:pPr>
              <w:spacing w:line="360" w:lineRule="auto"/>
              <w:ind w:left="-14" w:right="-105" w:firstLine="0"/>
              <w:jc w:val="center"/>
              <w:rPr>
                <w:sz w:val="22"/>
                <w:szCs w:val="22"/>
              </w:rPr>
            </w:pPr>
            <w:r w:rsidDel="00000000" w:rsidR="00000000" w:rsidRPr="00000000">
              <w:rPr>
                <w:sz w:val="22"/>
                <w:szCs w:val="22"/>
                <w:rtl w:val="0"/>
              </w:rPr>
              <w:t xml:space="preserve">Nov</w:t>
            </w:r>
          </w:p>
        </w:tc>
        <w:tc>
          <w:tcPr>
            <w:tcBorders>
              <w:bottom w:color="00ff00" w:space="0" w:sz="18" w:val="single"/>
            </w:tcBorders>
          </w:tcPr>
          <w:p w:rsidR="00000000" w:rsidDel="00000000" w:rsidP="00000000" w:rsidRDefault="00000000" w:rsidRPr="00000000" w14:paraId="000000D3">
            <w:pPr>
              <w:spacing w:line="360" w:lineRule="auto"/>
              <w:ind w:left="-14" w:right="-105" w:firstLine="0"/>
              <w:jc w:val="center"/>
              <w:rPr>
                <w:sz w:val="22"/>
                <w:szCs w:val="22"/>
              </w:rPr>
            </w:pPr>
            <w:r w:rsidDel="00000000" w:rsidR="00000000" w:rsidRPr="00000000">
              <w:rPr>
                <w:sz w:val="22"/>
                <w:szCs w:val="22"/>
                <w:rtl w:val="0"/>
              </w:rPr>
              <w:t xml:space="preserve">Dec</w:t>
            </w:r>
          </w:p>
        </w:tc>
        <w:tc>
          <w:tcPr>
            <w:tcBorders>
              <w:bottom w:color="ff0000" w:space="0" w:sz="18" w:val="single"/>
            </w:tcBorders>
          </w:tcPr>
          <w:p w:rsidR="00000000" w:rsidDel="00000000" w:rsidP="00000000" w:rsidRDefault="00000000" w:rsidRPr="00000000" w14:paraId="000000D4">
            <w:pPr>
              <w:spacing w:line="360" w:lineRule="auto"/>
              <w:ind w:left="-104" w:right="-105" w:firstLine="0"/>
              <w:jc w:val="center"/>
              <w:rPr>
                <w:sz w:val="22"/>
                <w:szCs w:val="22"/>
              </w:rPr>
            </w:pPr>
            <w:r w:rsidDel="00000000" w:rsidR="00000000" w:rsidRPr="00000000">
              <w:rPr>
                <w:sz w:val="22"/>
                <w:szCs w:val="22"/>
                <w:rtl w:val="0"/>
              </w:rPr>
              <w:t xml:space="preserve">Jan</w:t>
            </w:r>
          </w:p>
        </w:tc>
        <w:tc>
          <w:tcPr>
            <w:tcBorders>
              <w:bottom w:color="ff0000" w:space="0" w:sz="18" w:val="single"/>
            </w:tcBorders>
          </w:tcPr>
          <w:p w:rsidR="00000000" w:rsidDel="00000000" w:rsidP="00000000" w:rsidRDefault="00000000" w:rsidRPr="00000000" w14:paraId="000000D5">
            <w:pPr>
              <w:spacing w:line="360" w:lineRule="auto"/>
              <w:ind w:left="-14" w:right="-105" w:firstLine="0"/>
              <w:jc w:val="center"/>
              <w:rPr>
                <w:sz w:val="22"/>
                <w:szCs w:val="22"/>
              </w:rPr>
            </w:pPr>
            <w:r w:rsidDel="00000000" w:rsidR="00000000" w:rsidRPr="00000000">
              <w:rPr>
                <w:sz w:val="22"/>
                <w:szCs w:val="22"/>
                <w:rtl w:val="0"/>
              </w:rPr>
              <w:t xml:space="preserve">Feb</w:t>
            </w:r>
          </w:p>
        </w:tc>
        <w:tc>
          <w:tcPr>
            <w:tcBorders>
              <w:bottom w:color="ff0000" w:space="0" w:sz="18" w:val="single"/>
            </w:tcBorders>
          </w:tcPr>
          <w:p w:rsidR="00000000" w:rsidDel="00000000" w:rsidP="00000000" w:rsidRDefault="00000000" w:rsidRPr="00000000" w14:paraId="000000D6">
            <w:pPr>
              <w:spacing w:line="360" w:lineRule="auto"/>
              <w:ind w:left="-14" w:right="-105" w:firstLine="0"/>
              <w:jc w:val="center"/>
              <w:rPr>
                <w:sz w:val="22"/>
                <w:szCs w:val="22"/>
              </w:rPr>
            </w:pPr>
            <w:r w:rsidDel="00000000" w:rsidR="00000000" w:rsidRPr="00000000">
              <w:rPr>
                <w:sz w:val="22"/>
                <w:szCs w:val="22"/>
                <w:rtl w:val="0"/>
              </w:rPr>
              <w:t xml:space="preserve">Mar</w:t>
            </w:r>
          </w:p>
        </w:tc>
        <w:tc>
          <w:tcPr/>
          <w:p w:rsidR="00000000" w:rsidDel="00000000" w:rsidP="00000000" w:rsidRDefault="00000000" w:rsidRPr="00000000" w14:paraId="000000D7">
            <w:pPr>
              <w:spacing w:line="360" w:lineRule="auto"/>
              <w:ind w:left="-104" w:right="-105" w:firstLine="0"/>
              <w:jc w:val="center"/>
              <w:rPr>
                <w:sz w:val="22"/>
                <w:szCs w:val="22"/>
              </w:rPr>
            </w:pPr>
            <w:r w:rsidDel="00000000" w:rsidR="00000000" w:rsidRPr="00000000">
              <w:rPr>
                <w:sz w:val="22"/>
                <w:szCs w:val="22"/>
                <w:rtl w:val="0"/>
              </w:rPr>
              <w:t xml:space="preserve">Apr</w:t>
            </w:r>
          </w:p>
        </w:tc>
        <w:tc>
          <w:tcPr/>
          <w:p w:rsidR="00000000" w:rsidDel="00000000" w:rsidP="00000000" w:rsidRDefault="00000000" w:rsidRPr="00000000" w14:paraId="000000D8">
            <w:pPr>
              <w:spacing w:line="360" w:lineRule="auto"/>
              <w:ind w:left="-14" w:right="-105" w:firstLine="0"/>
              <w:jc w:val="center"/>
              <w:rPr>
                <w:sz w:val="22"/>
                <w:szCs w:val="22"/>
              </w:rPr>
            </w:pPr>
            <w:r w:rsidDel="00000000" w:rsidR="00000000" w:rsidRPr="00000000">
              <w:rPr>
                <w:sz w:val="22"/>
                <w:szCs w:val="22"/>
                <w:rtl w:val="0"/>
              </w:rPr>
              <w:t xml:space="preserve">May</w:t>
            </w:r>
          </w:p>
        </w:tc>
        <w:tc>
          <w:tcPr/>
          <w:p w:rsidR="00000000" w:rsidDel="00000000" w:rsidP="00000000" w:rsidRDefault="00000000" w:rsidRPr="00000000" w14:paraId="000000D9">
            <w:pPr>
              <w:spacing w:line="360" w:lineRule="auto"/>
              <w:ind w:left="-104" w:right="-105" w:firstLine="0"/>
              <w:jc w:val="center"/>
              <w:rPr>
                <w:sz w:val="22"/>
                <w:szCs w:val="22"/>
              </w:rPr>
            </w:pPr>
            <w:r w:rsidDel="00000000" w:rsidR="00000000" w:rsidRPr="00000000">
              <w:rPr>
                <w:sz w:val="22"/>
                <w:szCs w:val="22"/>
                <w:rtl w:val="0"/>
              </w:rPr>
              <w:t xml:space="preserve">Jun</w:t>
            </w:r>
          </w:p>
        </w:tc>
      </w:tr>
      <w:tr>
        <w:trPr>
          <w:cantSplit w:val="0"/>
          <w:trHeight w:val="653.935546875" w:hRule="atLeast"/>
          <w:tblHeader w:val="0"/>
        </w:trPr>
        <w:tc>
          <w:tcPr>
            <w:tcBorders>
              <w:right w:color="00ff00" w:space="0" w:sz="18" w:val="single"/>
            </w:tcBorders>
            <w:vAlign w:val="center"/>
          </w:tcPr>
          <w:p w:rsidR="00000000" w:rsidDel="00000000" w:rsidP="00000000" w:rsidRDefault="00000000" w:rsidRPr="00000000" w14:paraId="000000DA">
            <w:pPr>
              <w:spacing w:line="360" w:lineRule="auto"/>
              <w:jc w:val="center"/>
              <w:rPr>
                <w:b w:val="1"/>
                <w:sz w:val="22"/>
                <w:szCs w:val="22"/>
              </w:rPr>
            </w:pPr>
            <w:r w:rsidDel="00000000" w:rsidR="00000000" w:rsidRPr="00000000">
              <w:rPr>
                <w:b w:val="1"/>
                <w:sz w:val="22"/>
                <w:szCs w:val="22"/>
                <w:rtl w:val="0"/>
              </w:rPr>
              <w:t xml:space="preserve">Literature review and learning of tools (30 weeks)</w:t>
            </w:r>
          </w:p>
        </w:tc>
        <w:tc>
          <w:tcPr>
            <w:tcBorders>
              <w:top w:color="00ff00" w:space="0" w:sz="18" w:val="single"/>
              <w:left w:color="00ff00" w:space="0" w:sz="18" w:val="single"/>
              <w:bottom w:color="00ff00" w:space="0" w:sz="18" w:val="single"/>
            </w:tcBorders>
            <w:shd w:fill="666666" w:val="clear"/>
          </w:tcPr>
          <w:p w:rsidR="00000000" w:rsidDel="00000000" w:rsidP="00000000" w:rsidRDefault="00000000" w:rsidRPr="00000000" w14:paraId="000000DB">
            <w:pPr>
              <w:spacing w:line="360" w:lineRule="auto"/>
              <w:ind w:left="200" w:firstLine="0"/>
              <w:jc w:val="center"/>
              <w:rPr>
                <w:sz w:val="22"/>
                <w:szCs w:val="22"/>
                <w:shd w:fill="2f5496" w:val="clear"/>
              </w:rPr>
            </w:pPr>
            <w:r w:rsidDel="00000000" w:rsidR="00000000" w:rsidRPr="00000000">
              <w:rPr>
                <w:rtl w:val="0"/>
              </w:rPr>
            </w:r>
          </w:p>
        </w:tc>
        <w:tc>
          <w:tcPr>
            <w:tcBorders>
              <w:top w:color="00ff00" w:space="0" w:sz="18" w:val="single"/>
              <w:bottom w:color="00ff00" w:space="0" w:sz="18" w:val="single"/>
            </w:tcBorders>
            <w:shd w:fill="666666" w:val="clear"/>
          </w:tcPr>
          <w:p w:rsidR="00000000" w:rsidDel="00000000" w:rsidP="00000000" w:rsidRDefault="00000000" w:rsidRPr="00000000" w14:paraId="000000DC">
            <w:pPr>
              <w:spacing w:line="360" w:lineRule="auto"/>
              <w:ind w:left="200" w:firstLine="0"/>
              <w:jc w:val="center"/>
              <w:rPr>
                <w:sz w:val="22"/>
                <w:szCs w:val="22"/>
              </w:rPr>
            </w:pPr>
            <w:r w:rsidDel="00000000" w:rsidR="00000000" w:rsidRPr="00000000">
              <w:rPr>
                <w:rtl w:val="0"/>
              </w:rPr>
            </w:r>
          </w:p>
        </w:tc>
        <w:tc>
          <w:tcPr>
            <w:tcBorders>
              <w:top w:color="00ff00" w:space="0" w:sz="18" w:val="single"/>
              <w:bottom w:color="00ff00" w:space="0" w:sz="18" w:val="single"/>
            </w:tcBorders>
            <w:shd w:fill="666666" w:val="clear"/>
          </w:tcPr>
          <w:p w:rsidR="00000000" w:rsidDel="00000000" w:rsidP="00000000" w:rsidRDefault="00000000" w:rsidRPr="00000000" w14:paraId="000000DD">
            <w:pPr>
              <w:spacing w:line="360" w:lineRule="auto"/>
              <w:ind w:left="200" w:firstLine="0"/>
              <w:jc w:val="center"/>
              <w:rPr>
                <w:sz w:val="22"/>
                <w:szCs w:val="22"/>
              </w:rPr>
            </w:pPr>
            <w:r w:rsidDel="00000000" w:rsidR="00000000" w:rsidRPr="00000000">
              <w:rPr>
                <w:rtl w:val="0"/>
              </w:rPr>
            </w:r>
          </w:p>
        </w:tc>
        <w:tc>
          <w:tcPr>
            <w:tcBorders>
              <w:top w:color="00ff00" w:space="0" w:sz="18" w:val="single"/>
              <w:bottom w:color="00ff00" w:space="0" w:sz="18" w:val="single"/>
            </w:tcBorders>
            <w:shd w:fill="666666" w:val="clear"/>
          </w:tcPr>
          <w:p w:rsidR="00000000" w:rsidDel="00000000" w:rsidP="00000000" w:rsidRDefault="00000000" w:rsidRPr="00000000" w14:paraId="000000DE">
            <w:pPr>
              <w:spacing w:line="360" w:lineRule="auto"/>
              <w:ind w:left="200" w:firstLine="0"/>
              <w:jc w:val="center"/>
              <w:rPr>
                <w:sz w:val="22"/>
                <w:szCs w:val="22"/>
              </w:rPr>
            </w:pPr>
            <w:r w:rsidDel="00000000" w:rsidR="00000000" w:rsidRPr="00000000">
              <w:rPr>
                <w:rtl w:val="0"/>
              </w:rPr>
            </w:r>
          </w:p>
        </w:tc>
        <w:tc>
          <w:tcPr>
            <w:tcBorders>
              <w:top w:color="ff0000" w:space="0" w:sz="18" w:val="single"/>
              <w:bottom w:color="ff0000" w:space="0" w:sz="18" w:val="single"/>
            </w:tcBorders>
            <w:shd w:fill="666666" w:val="clear"/>
          </w:tcPr>
          <w:p w:rsidR="00000000" w:rsidDel="00000000" w:rsidP="00000000" w:rsidRDefault="00000000" w:rsidRPr="00000000" w14:paraId="000000DF">
            <w:pPr>
              <w:spacing w:line="360" w:lineRule="auto"/>
              <w:ind w:left="200" w:firstLine="0"/>
              <w:jc w:val="center"/>
              <w:rPr>
                <w:sz w:val="22"/>
                <w:szCs w:val="22"/>
              </w:rPr>
            </w:pPr>
            <w:r w:rsidDel="00000000" w:rsidR="00000000" w:rsidRPr="00000000">
              <w:rPr>
                <w:rtl w:val="0"/>
              </w:rPr>
            </w:r>
          </w:p>
        </w:tc>
        <w:tc>
          <w:tcPr>
            <w:tcBorders>
              <w:top w:color="ff0000" w:space="0" w:sz="18" w:val="single"/>
              <w:bottom w:color="ff0000" w:space="0" w:sz="18" w:val="single"/>
            </w:tcBorders>
            <w:shd w:fill="666666" w:val="clear"/>
          </w:tcPr>
          <w:p w:rsidR="00000000" w:rsidDel="00000000" w:rsidP="00000000" w:rsidRDefault="00000000" w:rsidRPr="00000000" w14:paraId="000000E0">
            <w:pPr>
              <w:spacing w:line="360" w:lineRule="auto"/>
              <w:ind w:left="200" w:firstLine="0"/>
              <w:jc w:val="center"/>
              <w:rPr>
                <w:sz w:val="22"/>
                <w:szCs w:val="22"/>
              </w:rPr>
            </w:pPr>
            <w:r w:rsidDel="00000000" w:rsidR="00000000" w:rsidRPr="00000000">
              <w:rPr>
                <w:rtl w:val="0"/>
              </w:rPr>
            </w:r>
          </w:p>
        </w:tc>
        <w:tc>
          <w:tcPr>
            <w:tcBorders>
              <w:top w:color="ff0000" w:space="0" w:sz="18" w:val="single"/>
              <w:bottom w:color="ff0000" w:space="0" w:sz="18" w:val="single"/>
              <w:right w:color="ff0000" w:space="0" w:sz="18" w:val="single"/>
            </w:tcBorders>
            <w:shd w:fill="666666" w:val="clear"/>
          </w:tcPr>
          <w:p w:rsidR="00000000" w:rsidDel="00000000" w:rsidP="00000000" w:rsidRDefault="00000000" w:rsidRPr="00000000" w14:paraId="000000E1">
            <w:pPr>
              <w:spacing w:line="360" w:lineRule="auto"/>
              <w:ind w:left="200" w:firstLine="0"/>
              <w:jc w:val="center"/>
              <w:rPr>
                <w:sz w:val="22"/>
                <w:szCs w:val="22"/>
                <w:shd w:fill="666666" w:val="clear"/>
              </w:rPr>
            </w:pPr>
            <w:r w:rsidDel="00000000" w:rsidR="00000000" w:rsidRPr="00000000">
              <w:rPr>
                <w:rtl w:val="0"/>
              </w:rPr>
            </w:r>
          </w:p>
        </w:tc>
        <w:tc>
          <w:tcPr>
            <w:tcBorders>
              <w:left w:color="ff0000" w:space="0" w:sz="18" w:val="single"/>
            </w:tcBorders>
          </w:tcPr>
          <w:p w:rsidR="00000000" w:rsidDel="00000000" w:rsidP="00000000" w:rsidRDefault="00000000" w:rsidRPr="00000000" w14:paraId="000000E2">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E3">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E4">
            <w:pPr>
              <w:spacing w:line="360" w:lineRule="auto"/>
              <w:ind w:left="200" w:firstLine="0"/>
              <w:jc w:val="center"/>
              <w:rPr>
                <w:sz w:val="22"/>
                <w:szCs w:val="22"/>
              </w:rPr>
            </w:pPr>
            <w:r w:rsidDel="00000000" w:rsidR="00000000" w:rsidRPr="00000000">
              <w:rPr>
                <w:rtl w:val="0"/>
              </w:rPr>
            </w:r>
          </w:p>
        </w:tc>
      </w:tr>
      <w:tr>
        <w:trPr>
          <w:cantSplit w:val="0"/>
          <w:trHeight w:val="245" w:hRule="atLeast"/>
          <w:tblHeader w:val="0"/>
        </w:trPr>
        <w:tc>
          <w:tcPr>
            <w:tcBorders>
              <w:right w:color="00ff00" w:space="0" w:sz="18" w:val="single"/>
            </w:tcBorders>
            <w:vAlign w:val="center"/>
          </w:tcPr>
          <w:p w:rsidR="00000000" w:rsidDel="00000000" w:rsidP="00000000" w:rsidRDefault="00000000" w:rsidRPr="00000000" w14:paraId="000000E5">
            <w:pPr>
              <w:spacing w:line="360" w:lineRule="auto"/>
              <w:jc w:val="center"/>
              <w:rPr>
                <w:sz w:val="22"/>
                <w:szCs w:val="22"/>
              </w:rPr>
            </w:pPr>
            <w:r w:rsidDel="00000000" w:rsidR="00000000" w:rsidRPr="00000000">
              <w:rPr>
                <w:b w:val="1"/>
                <w:sz w:val="22"/>
                <w:szCs w:val="22"/>
                <w:rtl w:val="0"/>
              </w:rPr>
              <w:t xml:space="preserve">Model Research &amp; Development</w:t>
            </w:r>
            <w:r w:rsidDel="00000000" w:rsidR="00000000" w:rsidRPr="00000000">
              <w:rPr>
                <w:rtl w:val="0"/>
              </w:rPr>
            </w:r>
          </w:p>
        </w:tc>
        <w:tc>
          <w:tcPr>
            <w:tcBorders>
              <w:top w:color="00ff00" w:space="0" w:sz="18" w:val="single"/>
              <w:left w:color="00ff00" w:space="0" w:sz="18" w:val="single"/>
            </w:tcBorders>
            <w:shd w:fill="666666" w:val="clear"/>
          </w:tcPr>
          <w:p w:rsidR="00000000" w:rsidDel="00000000" w:rsidP="00000000" w:rsidRDefault="00000000" w:rsidRPr="00000000" w14:paraId="000000E6">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141.7322834645671" w:right="0" w:firstLine="0"/>
              <w:jc w:val="center"/>
              <w:rPr>
                <w:sz w:val="22"/>
                <w:szCs w:val="22"/>
              </w:rPr>
            </w:pPr>
            <w:r w:rsidDel="00000000" w:rsidR="00000000" w:rsidRPr="00000000">
              <w:rPr>
                <w:rtl w:val="0"/>
              </w:rPr>
            </w:r>
          </w:p>
        </w:tc>
        <w:tc>
          <w:tcPr>
            <w:tcBorders>
              <w:top w:color="00ff00" w:space="0" w:sz="18" w:val="single"/>
              <w:right w:color="00ff00" w:space="0" w:sz="18" w:val="single"/>
            </w:tcBorders>
            <w:shd w:fill="666666" w:val="clear"/>
          </w:tcPr>
          <w:p w:rsidR="00000000" w:rsidDel="00000000" w:rsidP="00000000" w:rsidRDefault="00000000" w:rsidRPr="00000000" w14:paraId="000000E7">
            <w:pPr>
              <w:spacing w:line="360" w:lineRule="auto"/>
              <w:ind w:left="200" w:firstLine="0"/>
              <w:jc w:val="center"/>
              <w:rPr>
                <w:sz w:val="22"/>
                <w:szCs w:val="22"/>
              </w:rPr>
            </w:pPr>
            <w:r w:rsidDel="00000000" w:rsidR="00000000" w:rsidRPr="00000000">
              <w:rPr>
                <w:rtl w:val="0"/>
              </w:rPr>
            </w:r>
          </w:p>
        </w:tc>
        <w:tc>
          <w:tcPr>
            <w:tcBorders>
              <w:top w:color="00ff00" w:space="0" w:sz="18" w:val="single"/>
              <w:left w:color="00ff00" w:space="0" w:sz="18" w:val="single"/>
            </w:tcBorders>
          </w:tcPr>
          <w:p w:rsidR="00000000" w:rsidDel="00000000" w:rsidP="00000000" w:rsidRDefault="00000000" w:rsidRPr="00000000" w14:paraId="000000E8">
            <w:pPr>
              <w:spacing w:line="360" w:lineRule="auto"/>
              <w:ind w:left="200" w:firstLine="0"/>
              <w:jc w:val="center"/>
              <w:rPr>
                <w:sz w:val="22"/>
                <w:szCs w:val="22"/>
              </w:rPr>
            </w:pPr>
            <w:r w:rsidDel="00000000" w:rsidR="00000000" w:rsidRPr="00000000">
              <w:rPr>
                <w:rtl w:val="0"/>
              </w:rPr>
            </w:r>
          </w:p>
        </w:tc>
        <w:tc>
          <w:tcPr>
            <w:tcBorders>
              <w:top w:color="00ff00" w:space="0" w:sz="18" w:val="single"/>
            </w:tcBorders>
          </w:tcPr>
          <w:p w:rsidR="00000000" w:rsidDel="00000000" w:rsidP="00000000" w:rsidRDefault="00000000" w:rsidRPr="00000000" w14:paraId="000000E9">
            <w:pPr>
              <w:spacing w:line="360" w:lineRule="auto"/>
              <w:ind w:left="200" w:firstLine="0"/>
              <w:jc w:val="center"/>
              <w:rPr>
                <w:sz w:val="22"/>
                <w:szCs w:val="22"/>
              </w:rPr>
            </w:pPr>
            <w:r w:rsidDel="00000000" w:rsidR="00000000" w:rsidRPr="00000000">
              <w:rPr>
                <w:rtl w:val="0"/>
              </w:rPr>
            </w:r>
          </w:p>
        </w:tc>
        <w:tc>
          <w:tcPr>
            <w:tcBorders>
              <w:top w:color="ff0000" w:space="0" w:sz="18" w:val="single"/>
            </w:tcBorders>
          </w:tcPr>
          <w:p w:rsidR="00000000" w:rsidDel="00000000" w:rsidP="00000000" w:rsidRDefault="00000000" w:rsidRPr="00000000" w14:paraId="000000EA">
            <w:pPr>
              <w:spacing w:line="360" w:lineRule="auto"/>
              <w:ind w:left="200" w:firstLine="0"/>
              <w:jc w:val="center"/>
              <w:rPr>
                <w:sz w:val="22"/>
                <w:szCs w:val="22"/>
              </w:rPr>
            </w:pPr>
            <w:r w:rsidDel="00000000" w:rsidR="00000000" w:rsidRPr="00000000">
              <w:rPr>
                <w:rtl w:val="0"/>
              </w:rPr>
            </w:r>
          </w:p>
        </w:tc>
        <w:tc>
          <w:tcPr>
            <w:tcBorders>
              <w:top w:color="ff0000" w:space="0" w:sz="18" w:val="single"/>
            </w:tcBorders>
          </w:tcPr>
          <w:p w:rsidR="00000000" w:rsidDel="00000000" w:rsidP="00000000" w:rsidRDefault="00000000" w:rsidRPr="00000000" w14:paraId="000000EB">
            <w:pPr>
              <w:spacing w:line="360" w:lineRule="auto"/>
              <w:ind w:left="200" w:firstLine="0"/>
              <w:jc w:val="center"/>
              <w:rPr>
                <w:sz w:val="22"/>
                <w:szCs w:val="22"/>
              </w:rPr>
            </w:pPr>
            <w:r w:rsidDel="00000000" w:rsidR="00000000" w:rsidRPr="00000000">
              <w:rPr>
                <w:rtl w:val="0"/>
              </w:rPr>
            </w:r>
          </w:p>
        </w:tc>
        <w:tc>
          <w:tcPr>
            <w:tcBorders>
              <w:top w:color="ff0000" w:space="0" w:sz="18" w:val="single"/>
            </w:tcBorders>
          </w:tcPr>
          <w:p w:rsidR="00000000" w:rsidDel="00000000" w:rsidP="00000000" w:rsidRDefault="00000000" w:rsidRPr="00000000" w14:paraId="000000EC">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ED">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EE">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EF">
            <w:pPr>
              <w:spacing w:line="360" w:lineRule="auto"/>
              <w:ind w:left="200" w:firstLine="0"/>
              <w:jc w:val="center"/>
              <w:rPr>
                <w:sz w:val="22"/>
                <w:szCs w:val="22"/>
              </w:rPr>
            </w:pPr>
            <w:r w:rsidDel="00000000" w:rsidR="00000000" w:rsidRPr="00000000">
              <w:rPr>
                <w:rtl w:val="0"/>
              </w:rPr>
            </w:r>
          </w:p>
        </w:tc>
      </w:tr>
      <w:tr>
        <w:trPr>
          <w:cantSplit w:val="0"/>
          <w:trHeight w:val="218" w:hRule="atLeast"/>
          <w:tblHeader w:val="0"/>
        </w:trPr>
        <w:tc>
          <w:tcPr>
            <w:tcBorders>
              <w:right w:color="00ff00" w:space="0" w:sz="18" w:val="single"/>
            </w:tcBorders>
            <w:vAlign w:val="center"/>
          </w:tcPr>
          <w:p w:rsidR="00000000" w:rsidDel="00000000" w:rsidP="00000000" w:rsidRDefault="00000000" w:rsidRPr="00000000" w14:paraId="000000F0">
            <w:pPr>
              <w:spacing w:line="360" w:lineRule="auto"/>
              <w:jc w:val="center"/>
              <w:rPr>
                <w:b w:val="1"/>
                <w:sz w:val="22"/>
                <w:szCs w:val="22"/>
              </w:rPr>
            </w:pPr>
            <w:r w:rsidDel="00000000" w:rsidR="00000000" w:rsidRPr="00000000">
              <w:rPr>
                <w:sz w:val="22"/>
                <w:szCs w:val="22"/>
                <w:rtl w:val="0"/>
              </w:rPr>
              <w:t xml:space="preserve">Data preprocessing (1 week)</w:t>
            </w:r>
            <w:r w:rsidDel="00000000" w:rsidR="00000000" w:rsidRPr="00000000">
              <w:rPr>
                <w:rtl w:val="0"/>
              </w:rPr>
            </w:r>
          </w:p>
        </w:tc>
        <w:tc>
          <w:tcPr>
            <w:tcBorders>
              <w:left w:color="00ff00" w:space="0" w:sz="18" w:val="single"/>
            </w:tcBorders>
            <w:shd w:fill="b7b7b7" w:val="clear"/>
          </w:tcPr>
          <w:p w:rsidR="00000000" w:rsidDel="00000000" w:rsidP="00000000" w:rsidRDefault="00000000" w:rsidRPr="00000000" w14:paraId="000000F1">
            <w:pPr>
              <w:spacing w:line="360" w:lineRule="auto"/>
              <w:ind w:left="0" w:firstLine="0"/>
              <w:jc w:val="left"/>
              <w:rPr>
                <w:sz w:val="22"/>
                <w:szCs w:val="22"/>
              </w:rPr>
            </w:pPr>
            <w:r w:rsidDel="00000000" w:rsidR="00000000" w:rsidRPr="00000000">
              <w:rPr>
                <w:rtl w:val="0"/>
              </w:rPr>
            </w:r>
          </w:p>
        </w:tc>
        <w:tc>
          <w:tcPr>
            <w:tcBorders>
              <w:right w:color="00ff00" w:space="0" w:sz="18" w:val="single"/>
            </w:tcBorders>
            <w:shd w:fill="f7f7f7" w:val="clear"/>
          </w:tcPr>
          <w:p w:rsidR="00000000" w:rsidDel="00000000" w:rsidP="00000000" w:rsidRDefault="00000000" w:rsidRPr="00000000" w14:paraId="000000F2">
            <w:pPr>
              <w:spacing w:line="360" w:lineRule="auto"/>
              <w:ind w:left="200" w:firstLine="0"/>
              <w:jc w:val="center"/>
              <w:rPr>
                <w:sz w:val="22"/>
                <w:szCs w:val="22"/>
              </w:rPr>
            </w:pPr>
            <w:r w:rsidDel="00000000" w:rsidR="00000000" w:rsidRPr="00000000">
              <w:rPr>
                <w:rtl w:val="0"/>
              </w:rPr>
            </w:r>
          </w:p>
        </w:tc>
        <w:tc>
          <w:tcPr>
            <w:tcBorders>
              <w:left w:color="00ff00" w:space="0" w:sz="18" w:val="single"/>
            </w:tcBorders>
          </w:tcPr>
          <w:p w:rsidR="00000000" w:rsidDel="00000000" w:rsidP="00000000" w:rsidRDefault="00000000" w:rsidRPr="00000000" w14:paraId="000000F3">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F4">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F5">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F6">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F7">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F8">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F9">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FA">
            <w:pPr>
              <w:spacing w:line="360" w:lineRule="auto"/>
              <w:ind w:left="200" w:firstLine="0"/>
              <w:jc w:val="center"/>
              <w:rPr>
                <w:sz w:val="22"/>
                <w:szCs w:val="22"/>
              </w:rPr>
            </w:pPr>
            <w:r w:rsidDel="00000000" w:rsidR="00000000" w:rsidRPr="00000000">
              <w:rPr>
                <w:rtl w:val="0"/>
              </w:rPr>
            </w:r>
          </w:p>
        </w:tc>
      </w:tr>
      <w:tr>
        <w:trPr>
          <w:cantSplit w:val="0"/>
          <w:trHeight w:val="218" w:hRule="atLeast"/>
          <w:tblHeader w:val="0"/>
        </w:trPr>
        <w:tc>
          <w:tcPr>
            <w:tcBorders>
              <w:right w:color="00ff00" w:space="0" w:sz="18" w:val="single"/>
            </w:tcBorders>
            <w:vAlign w:val="center"/>
          </w:tcPr>
          <w:p w:rsidR="00000000" w:rsidDel="00000000" w:rsidP="00000000" w:rsidRDefault="00000000" w:rsidRPr="00000000" w14:paraId="000000FB">
            <w:pPr>
              <w:spacing w:line="360" w:lineRule="auto"/>
              <w:jc w:val="center"/>
              <w:rPr>
                <w:sz w:val="22"/>
                <w:szCs w:val="22"/>
              </w:rPr>
            </w:pPr>
            <w:r w:rsidDel="00000000" w:rsidR="00000000" w:rsidRPr="00000000">
              <w:rPr>
                <w:sz w:val="22"/>
                <w:szCs w:val="22"/>
                <w:rtl w:val="0"/>
              </w:rPr>
              <w:t xml:space="preserve">Model selection (4 weeks)</w:t>
            </w:r>
          </w:p>
        </w:tc>
        <w:tc>
          <w:tcPr>
            <w:tcBorders>
              <w:left w:color="00ff00" w:space="0" w:sz="18" w:val="single"/>
            </w:tcBorders>
            <w:shd w:fill="b7b7b7" w:val="clear"/>
          </w:tcPr>
          <w:p w:rsidR="00000000" w:rsidDel="00000000" w:rsidP="00000000" w:rsidRDefault="00000000" w:rsidRPr="00000000" w14:paraId="000000FC">
            <w:pPr>
              <w:spacing w:line="360" w:lineRule="auto"/>
              <w:ind w:left="0" w:firstLine="0"/>
              <w:jc w:val="left"/>
              <w:rPr>
                <w:sz w:val="22"/>
                <w:szCs w:val="22"/>
              </w:rPr>
            </w:pPr>
            <w:r w:rsidDel="00000000" w:rsidR="00000000" w:rsidRPr="00000000">
              <w:rPr>
                <w:rtl w:val="0"/>
              </w:rPr>
            </w:r>
          </w:p>
        </w:tc>
        <w:tc>
          <w:tcPr>
            <w:tcBorders>
              <w:right w:color="00ff00" w:space="0" w:sz="18" w:val="single"/>
            </w:tcBorders>
            <w:shd w:fill="b7b7b7" w:val="clear"/>
          </w:tcPr>
          <w:p w:rsidR="00000000" w:rsidDel="00000000" w:rsidP="00000000" w:rsidRDefault="00000000" w:rsidRPr="00000000" w14:paraId="000000FD">
            <w:pPr>
              <w:spacing w:line="360" w:lineRule="auto"/>
              <w:ind w:left="200" w:firstLine="0"/>
              <w:jc w:val="center"/>
              <w:rPr>
                <w:sz w:val="22"/>
                <w:szCs w:val="22"/>
              </w:rPr>
            </w:pPr>
            <w:r w:rsidDel="00000000" w:rsidR="00000000" w:rsidRPr="00000000">
              <w:rPr>
                <w:rtl w:val="0"/>
              </w:rPr>
            </w:r>
          </w:p>
        </w:tc>
        <w:tc>
          <w:tcPr>
            <w:tcBorders>
              <w:left w:color="00ff00" w:space="0" w:sz="18" w:val="single"/>
            </w:tcBorders>
          </w:tcPr>
          <w:p w:rsidR="00000000" w:rsidDel="00000000" w:rsidP="00000000" w:rsidRDefault="00000000" w:rsidRPr="00000000" w14:paraId="000000FE">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FF">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100">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101">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102">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103">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104">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105">
            <w:pPr>
              <w:spacing w:line="360" w:lineRule="auto"/>
              <w:ind w:left="200" w:firstLine="0"/>
              <w:jc w:val="center"/>
              <w:rPr>
                <w:sz w:val="22"/>
                <w:szCs w:val="22"/>
              </w:rPr>
            </w:pPr>
            <w:r w:rsidDel="00000000" w:rsidR="00000000" w:rsidRPr="00000000">
              <w:rPr>
                <w:rtl w:val="0"/>
              </w:rPr>
            </w:r>
          </w:p>
        </w:tc>
      </w:tr>
      <w:tr>
        <w:trPr>
          <w:cantSplit w:val="0"/>
          <w:trHeight w:val="713.935546875" w:hRule="atLeast"/>
          <w:tblHeader w:val="0"/>
        </w:trPr>
        <w:tc>
          <w:tcPr>
            <w:tcBorders>
              <w:right w:color="00ff00" w:space="0" w:sz="18" w:val="single"/>
            </w:tcBorders>
            <w:vAlign w:val="center"/>
          </w:tcPr>
          <w:p w:rsidR="00000000" w:rsidDel="00000000" w:rsidP="00000000" w:rsidRDefault="00000000" w:rsidRPr="00000000" w14:paraId="00000106">
            <w:pPr>
              <w:spacing w:line="360" w:lineRule="auto"/>
              <w:jc w:val="center"/>
              <w:rPr>
                <w:sz w:val="22"/>
                <w:szCs w:val="22"/>
              </w:rPr>
            </w:pPr>
            <w:r w:rsidDel="00000000" w:rsidR="00000000" w:rsidRPr="00000000">
              <w:rPr>
                <w:sz w:val="22"/>
                <w:szCs w:val="22"/>
                <w:rtl w:val="0"/>
              </w:rPr>
              <w:t xml:space="preserve">Model training, evaluation and optimizing (3 weeks)</w:t>
            </w:r>
          </w:p>
        </w:tc>
        <w:tc>
          <w:tcPr>
            <w:tcBorders>
              <w:left w:color="00ff00" w:space="0" w:sz="18" w:val="single"/>
              <w:bottom w:color="00ff00" w:space="0" w:sz="18" w:val="single"/>
            </w:tcBorders>
          </w:tcPr>
          <w:p w:rsidR="00000000" w:rsidDel="00000000" w:rsidP="00000000" w:rsidRDefault="00000000" w:rsidRPr="00000000" w14:paraId="00000107">
            <w:pPr>
              <w:spacing w:line="360" w:lineRule="auto"/>
              <w:ind w:left="200" w:firstLine="0"/>
              <w:jc w:val="center"/>
              <w:rPr>
                <w:sz w:val="22"/>
                <w:szCs w:val="22"/>
              </w:rPr>
            </w:pPr>
            <w:r w:rsidDel="00000000" w:rsidR="00000000" w:rsidRPr="00000000">
              <w:rPr>
                <w:rtl w:val="0"/>
              </w:rPr>
            </w:r>
          </w:p>
        </w:tc>
        <w:tc>
          <w:tcPr>
            <w:tcBorders>
              <w:bottom w:color="00ff00" w:space="0" w:sz="18" w:val="single"/>
              <w:right w:color="00ff00" w:space="0" w:sz="18" w:val="single"/>
            </w:tcBorders>
            <w:shd w:fill="b7b7b7" w:val="clear"/>
          </w:tcPr>
          <w:p w:rsidR="00000000" w:rsidDel="00000000" w:rsidP="00000000" w:rsidRDefault="00000000" w:rsidRPr="00000000" w14:paraId="00000108">
            <w:pPr>
              <w:spacing w:line="360" w:lineRule="auto"/>
              <w:ind w:left="200" w:firstLine="0"/>
              <w:jc w:val="center"/>
              <w:rPr>
                <w:sz w:val="22"/>
                <w:szCs w:val="22"/>
              </w:rPr>
            </w:pPr>
            <w:r w:rsidDel="00000000" w:rsidR="00000000" w:rsidRPr="00000000">
              <w:rPr>
                <w:rtl w:val="0"/>
              </w:rPr>
            </w:r>
          </w:p>
        </w:tc>
        <w:tc>
          <w:tcPr>
            <w:tcBorders>
              <w:left w:color="00ff00" w:space="0" w:sz="18" w:val="single"/>
              <w:bottom w:color="00ff00" w:space="0" w:sz="18" w:val="dashed"/>
            </w:tcBorders>
          </w:tcPr>
          <w:p w:rsidR="00000000" w:rsidDel="00000000" w:rsidP="00000000" w:rsidRDefault="00000000" w:rsidRPr="00000000" w14:paraId="00000109">
            <w:pPr>
              <w:spacing w:line="360" w:lineRule="auto"/>
              <w:ind w:left="200" w:firstLine="0"/>
              <w:jc w:val="center"/>
              <w:rPr>
                <w:sz w:val="22"/>
                <w:szCs w:val="22"/>
              </w:rPr>
            </w:pPr>
            <w:r w:rsidDel="00000000" w:rsidR="00000000" w:rsidRPr="00000000">
              <w:rPr>
                <w:rtl w:val="0"/>
              </w:rPr>
            </w:r>
          </w:p>
        </w:tc>
        <w:tc>
          <w:tcPr>
            <w:tcBorders>
              <w:bottom w:color="00ff00" w:space="0" w:sz="18" w:val="dashed"/>
            </w:tcBorders>
          </w:tcPr>
          <w:p w:rsidR="00000000" w:rsidDel="00000000" w:rsidP="00000000" w:rsidRDefault="00000000" w:rsidRPr="00000000" w14:paraId="0000010A">
            <w:pPr>
              <w:spacing w:line="360" w:lineRule="auto"/>
              <w:ind w:left="200" w:firstLine="0"/>
              <w:jc w:val="center"/>
              <w:rPr>
                <w:sz w:val="22"/>
                <w:szCs w:val="22"/>
              </w:rPr>
            </w:pPr>
            <w:r w:rsidDel="00000000" w:rsidR="00000000" w:rsidRPr="00000000">
              <w:rPr>
                <w:rtl w:val="0"/>
              </w:rPr>
            </w:r>
          </w:p>
        </w:tc>
        <w:tc>
          <w:tcPr>
            <w:tcBorders>
              <w:bottom w:color="00ff00" w:space="0" w:sz="18" w:val="dashed"/>
            </w:tcBorders>
          </w:tcPr>
          <w:p w:rsidR="00000000" w:rsidDel="00000000" w:rsidP="00000000" w:rsidRDefault="00000000" w:rsidRPr="00000000" w14:paraId="0000010B">
            <w:pPr>
              <w:spacing w:line="360" w:lineRule="auto"/>
              <w:ind w:left="200" w:firstLine="0"/>
              <w:jc w:val="center"/>
              <w:rPr>
                <w:sz w:val="22"/>
                <w:szCs w:val="22"/>
              </w:rPr>
            </w:pPr>
            <w:r w:rsidDel="00000000" w:rsidR="00000000" w:rsidRPr="00000000">
              <w:rPr>
                <w:rtl w:val="0"/>
              </w:rPr>
            </w:r>
          </w:p>
        </w:tc>
        <w:tc>
          <w:tcPr>
            <w:tcBorders>
              <w:bottom w:color="00ff00" w:space="0" w:sz="18" w:val="dashed"/>
            </w:tcBorders>
          </w:tcPr>
          <w:p w:rsidR="00000000" w:rsidDel="00000000" w:rsidP="00000000" w:rsidRDefault="00000000" w:rsidRPr="00000000" w14:paraId="0000010C">
            <w:pPr>
              <w:spacing w:line="360" w:lineRule="auto"/>
              <w:ind w:left="200" w:firstLine="0"/>
              <w:jc w:val="center"/>
              <w:rPr>
                <w:sz w:val="22"/>
                <w:szCs w:val="22"/>
              </w:rPr>
            </w:pPr>
            <w:r w:rsidDel="00000000" w:rsidR="00000000" w:rsidRPr="00000000">
              <w:rPr>
                <w:rtl w:val="0"/>
              </w:rPr>
            </w:r>
          </w:p>
        </w:tc>
        <w:tc>
          <w:tcPr>
            <w:tcBorders>
              <w:bottom w:color="00ff00" w:space="0" w:sz="18" w:val="dashed"/>
            </w:tcBorders>
          </w:tcPr>
          <w:p w:rsidR="00000000" w:rsidDel="00000000" w:rsidP="00000000" w:rsidRDefault="00000000" w:rsidRPr="00000000" w14:paraId="0000010D">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10E">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10F">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110">
            <w:pPr>
              <w:spacing w:line="360" w:lineRule="auto"/>
              <w:ind w:left="200" w:firstLine="0"/>
              <w:jc w:val="center"/>
              <w:rPr>
                <w:sz w:val="22"/>
                <w:szCs w:val="22"/>
              </w:rPr>
            </w:pPr>
            <w:r w:rsidDel="00000000" w:rsidR="00000000" w:rsidRPr="00000000">
              <w:rPr>
                <w:rtl w:val="0"/>
              </w:rPr>
            </w:r>
          </w:p>
        </w:tc>
      </w:tr>
      <w:tr>
        <w:trPr>
          <w:cantSplit w:val="0"/>
          <w:trHeight w:val="364.4677734375" w:hRule="atLeast"/>
          <w:tblHeader w:val="0"/>
        </w:trPr>
        <w:tc>
          <w:tcPr>
            <w:vAlign w:val="center"/>
          </w:tcPr>
          <w:p w:rsidR="00000000" w:rsidDel="00000000" w:rsidP="00000000" w:rsidRDefault="00000000" w:rsidRPr="00000000" w14:paraId="00000111">
            <w:pPr>
              <w:spacing w:line="360" w:lineRule="auto"/>
              <w:jc w:val="center"/>
              <w:rPr>
                <w:b w:val="1"/>
                <w:sz w:val="22"/>
                <w:szCs w:val="22"/>
              </w:rPr>
            </w:pPr>
            <w:r w:rsidDel="00000000" w:rsidR="00000000" w:rsidRPr="00000000">
              <w:rPr>
                <w:b w:val="1"/>
                <w:sz w:val="22"/>
                <w:szCs w:val="22"/>
                <w:rtl w:val="0"/>
              </w:rPr>
              <w:t xml:space="preserve"> FPGA Deployment and Implementation</w:t>
            </w:r>
          </w:p>
        </w:tc>
        <w:tc>
          <w:tcPr>
            <w:tcBorders>
              <w:top w:color="00ff00" w:space="0" w:sz="18" w:val="single"/>
            </w:tcBorders>
          </w:tcPr>
          <w:p w:rsidR="00000000" w:rsidDel="00000000" w:rsidP="00000000" w:rsidRDefault="00000000" w:rsidRPr="00000000" w14:paraId="00000112">
            <w:pPr>
              <w:spacing w:line="360" w:lineRule="auto"/>
              <w:ind w:left="200" w:firstLine="0"/>
              <w:jc w:val="center"/>
              <w:rPr>
                <w:sz w:val="22"/>
                <w:szCs w:val="22"/>
              </w:rPr>
            </w:pPr>
            <w:r w:rsidDel="00000000" w:rsidR="00000000" w:rsidRPr="00000000">
              <w:rPr>
                <w:rtl w:val="0"/>
              </w:rPr>
            </w:r>
          </w:p>
        </w:tc>
        <w:tc>
          <w:tcPr>
            <w:tcBorders>
              <w:top w:color="00ff00" w:space="0" w:sz="18" w:val="single"/>
              <w:right w:color="00ff00" w:space="0" w:sz="18" w:val="dashed"/>
            </w:tcBorders>
          </w:tcPr>
          <w:p w:rsidR="00000000" w:rsidDel="00000000" w:rsidP="00000000" w:rsidRDefault="00000000" w:rsidRPr="00000000" w14:paraId="00000113">
            <w:pPr>
              <w:spacing w:line="360" w:lineRule="auto"/>
              <w:ind w:left="200" w:firstLine="0"/>
              <w:jc w:val="center"/>
              <w:rPr>
                <w:sz w:val="22"/>
                <w:szCs w:val="22"/>
              </w:rPr>
            </w:pPr>
            <w:r w:rsidDel="00000000" w:rsidR="00000000" w:rsidRPr="00000000">
              <w:rPr>
                <w:rtl w:val="0"/>
              </w:rPr>
            </w:r>
          </w:p>
        </w:tc>
        <w:tc>
          <w:tcPr>
            <w:tcBorders>
              <w:top w:color="00ff00" w:space="0" w:sz="18" w:val="dashed"/>
              <w:left w:color="00ff00" w:space="0" w:sz="18" w:val="dashed"/>
            </w:tcBorders>
            <w:shd w:fill="666666" w:val="clear"/>
          </w:tcPr>
          <w:p w:rsidR="00000000" w:rsidDel="00000000" w:rsidP="00000000" w:rsidRDefault="00000000" w:rsidRPr="00000000" w14:paraId="00000114">
            <w:pPr>
              <w:spacing w:line="360" w:lineRule="auto"/>
              <w:ind w:left="200" w:firstLine="0"/>
              <w:jc w:val="center"/>
              <w:rPr>
                <w:sz w:val="22"/>
                <w:szCs w:val="22"/>
              </w:rPr>
            </w:pPr>
            <w:r w:rsidDel="00000000" w:rsidR="00000000" w:rsidRPr="00000000">
              <w:rPr>
                <w:rtl w:val="0"/>
              </w:rPr>
            </w:r>
          </w:p>
        </w:tc>
        <w:tc>
          <w:tcPr>
            <w:tcBorders>
              <w:top w:color="00ff00" w:space="0" w:sz="18" w:val="dashed"/>
            </w:tcBorders>
            <w:shd w:fill="666666" w:val="clear"/>
          </w:tcPr>
          <w:p w:rsidR="00000000" w:rsidDel="00000000" w:rsidP="00000000" w:rsidRDefault="00000000" w:rsidRPr="00000000" w14:paraId="00000115">
            <w:pPr>
              <w:spacing w:line="360" w:lineRule="auto"/>
              <w:ind w:left="200" w:firstLine="0"/>
              <w:jc w:val="center"/>
              <w:rPr>
                <w:sz w:val="22"/>
                <w:szCs w:val="22"/>
              </w:rPr>
            </w:pPr>
            <w:r w:rsidDel="00000000" w:rsidR="00000000" w:rsidRPr="00000000">
              <w:rPr>
                <w:rtl w:val="0"/>
              </w:rPr>
            </w:r>
          </w:p>
        </w:tc>
        <w:tc>
          <w:tcPr>
            <w:tcBorders>
              <w:top w:color="00ff00" w:space="0" w:sz="18" w:val="dashed"/>
            </w:tcBorders>
            <w:shd w:fill="666666" w:val="clear"/>
          </w:tcPr>
          <w:p w:rsidR="00000000" w:rsidDel="00000000" w:rsidP="00000000" w:rsidRDefault="00000000" w:rsidRPr="00000000" w14:paraId="00000116">
            <w:pPr>
              <w:spacing w:line="360" w:lineRule="auto"/>
              <w:ind w:left="200" w:firstLine="0"/>
              <w:jc w:val="center"/>
              <w:rPr>
                <w:sz w:val="22"/>
                <w:szCs w:val="22"/>
              </w:rPr>
            </w:pPr>
            <w:r w:rsidDel="00000000" w:rsidR="00000000" w:rsidRPr="00000000">
              <w:rPr>
                <w:rtl w:val="0"/>
              </w:rPr>
            </w:r>
          </w:p>
        </w:tc>
        <w:tc>
          <w:tcPr>
            <w:tcBorders>
              <w:top w:color="00ff00" w:space="0" w:sz="18" w:val="dashed"/>
            </w:tcBorders>
            <w:shd w:fill="666666" w:val="clear"/>
          </w:tcPr>
          <w:p w:rsidR="00000000" w:rsidDel="00000000" w:rsidP="00000000" w:rsidRDefault="00000000" w:rsidRPr="00000000" w14:paraId="00000117">
            <w:pPr>
              <w:spacing w:line="360" w:lineRule="auto"/>
              <w:ind w:left="200" w:firstLine="0"/>
              <w:jc w:val="center"/>
              <w:rPr>
                <w:sz w:val="22"/>
                <w:szCs w:val="22"/>
              </w:rPr>
            </w:pPr>
            <w:r w:rsidDel="00000000" w:rsidR="00000000" w:rsidRPr="00000000">
              <w:rPr>
                <w:rtl w:val="0"/>
              </w:rPr>
            </w:r>
          </w:p>
        </w:tc>
        <w:tc>
          <w:tcPr>
            <w:tcBorders>
              <w:top w:color="00ff00" w:space="0" w:sz="18" w:val="dashed"/>
              <w:right w:color="00ff00" w:space="0" w:sz="18" w:val="dashed"/>
            </w:tcBorders>
            <w:shd w:fill="666666" w:val="clear"/>
          </w:tcPr>
          <w:p w:rsidR="00000000" w:rsidDel="00000000" w:rsidP="00000000" w:rsidRDefault="00000000" w:rsidRPr="00000000" w14:paraId="00000118">
            <w:pPr>
              <w:spacing w:line="360" w:lineRule="auto"/>
              <w:ind w:left="200" w:firstLine="0"/>
              <w:jc w:val="center"/>
              <w:rPr>
                <w:sz w:val="22"/>
                <w:szCs w:val="22"/>
              </w:rPr>
            </w:pPr>
            <w:r w:rsidDel="00000000" w:rsidR="00000000" w:rsidRPr="00000000">
              <w:rPr>
                <w:rtl w:val="0"/>
              </w:rPr>
            </w:r>
          </w:p>
        </w:tc>
        <w:tc>
          <w:tcPr>
            <w:tcBorders>
              <w:left w:color="00ff00" w:space="0" w:sz="18" w:val="dashed"/>
            </w:tcBorders>
          </w:tcPr>
          <w:p w:rsidR="00000000" w:rsidDel="00000000" w:rsidP="00000000" w:rsidRDefault="00000000" w:rsidRPr="00000000" w14:paraId="00000119">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11A">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11B">
            <w:pPr>
              <w:spacing w:line="360" w:lineRule="auto"/>
              <w:ind w:left="200" w:firstLine="0"/>
              <w:jc w:val="center"/>
              <w:rPr>
                <w:sz w:val="22"/>
                <w:szCs w:val="22"/>
              </w:rPr>
            </w:pPr>
            <w:r w:rsidDel="00000000" w:rsidR="00000000" w:rsidRPr="00000000">
              <w:rPr>
                <w:rtl w:val="0"/>
              </w:rPr>
            </w:r>
          </w:p>
        </w:tc>
      </w:tr>
      <w:tr>
        <w:trPr>
          <w:cantSplit w:val="0"/>
          <w:trHeight w:val="364.4677734375" w:hRule="atLeast"/>
          <w:tblHeader w:val="0"/>
        </w:trPr>
        <w:tc>
          <w:tcPr>
            <w:vAlign w:val="center"/>
          </w:tcPr>
          <w:p w:rsidR="00000000" w:rsidDel="00000000" w:rsidP="00000000" w:rsidRDefault="00000000" w:rsidRPr="00000000" w14:paraId="0000011C">
            <w:pPr>
              <w:spacing w:line="360" w:lineRule="auto"/>
              <w:jc w:val="center"/>
              <w:rPr>
                <w:sz w:val="22"/>
                <w:szCs w:val="22"/>
              </w:rPr>
            </w:pPr>
            <w:r w:rsidDel="00000000" w:rsidR="00000000" w:rsidRPr="00000000">
              <w:rPr>
                <w:sz w:val="22"/>
                <w:szCs w:val="22"/>
                <w:rtl w:val="0"/>
              </w:rPr>
              <w:t xml:space="preserve">Initial deployment of model on FPGA (8 weeks)</w:t>
            </w:r>
          </w:p>
        </w:tc>
        <w:tc>
          <w:tcPr/>
          <w:p w:rsidR="00000000" w:rsidDel="00000000" w:rsidP="00000000" w:rsidRDefault="00000000" w:rsidRPr="00000000" w14:paraId="0000011D">
            <w:pPr>
              <w:spacing w:line="360" w:lineRule="auto"/>
              <w:ind w:left="200" w:firstLine="0"/>
              <w:jc w:val="center"/>
              <w:rPr>
                <w:sz w:val="22"/>
                <w:szCs w:val="22"/>
              </w:rPr>
            </w:pPr>
            <w:r w:rsidDel="00000000" w:rsidR="00000000" w:rsidRPr="00000000">
              <w:rPr>
                <w:rtl w:val="0"/>
              </w:rPr>
            </w:r>
          </w:p>
        </w:tc>
        <w:tc>
          <w:tcPr>
            <w:tcBorders>
              <w:right w:color="00ff00" w:space="0" w:sz="18" w:val="dashed"/>
            </w:tcBorders>
          </w:tcPr>
          <w:p w:rsidR="00000000" w:rsidDel="00000000" w:rsidP="00000000" w:rsidRDefault="00000000" w:rsidRPr="00000000" w14:paraId="0000011E">
            <w:pPr>
              <w:spacing w:line="360" w:lineRule="auto"/>
              <w:ind w:left="200" w:firstLine="0"/>
              <w:jc w:val="center"/>
              <w:rPr>
                <w:sz w:val="22"/>
                <w:szCs w:val="22"/>
              </w:rPr>
            </w:pPr>
            <w:r w:rsidDel="00000000" w:rsidR="00000000" w:rsidRPr="00000000">
              <w:rPr>
                <w:rtl w:val="0"/>
              </w:rPr>
            </w:r>
          </w:p>
        </w:tc>
        <w:tc>
          <w:tcPr>
            <w:tcBorders>
              <w:left w:color="00ff00" w:space="0" w:sz="18" w:val="dashed"/>
              <w:bottom w:color="ff0000" w:space="0" w:sz="18" w:val="single"/>
            </w:tcBorders>
            <w:shd w:fill="b7b7b7" w:val="clear"/>
          </w:tcPr>
          <w:p w:rsidR="00000000" w:rsidDel="00000000" w:rsidP="00000000" w:rsidRDefault="00000000" w:rsidRPr="00000000" w14:paraId="0000011F">
            <w:pPr>
              <w:spacing w:line="360" w:lineRule="auto"/>
              <w:ind w:left="200" w:firstLine="0"/>
              <w:jc w:val="center"/>
              <w:rPr>
                <w:sz w:val="22"/>
                <w:szCs w:val="22"/>
              </w:rPr>
            </w:pPr>
            <w:r w:rsidDel="00000000" w:rsidR="00000000" w:rsidRPr="00000000">
              <w:rPr>
                <w:rtl w:val="0"/>
              </w:rPr>
            </w:r>
          </w:p>
        </w:tc>
        <w:tc>
          <w:tcPr>
            <w:tcBorders>
              <w:bottom w:color="ff0000" w:space="0" w:sz="18" w:val="single"/>
            </w:tcBorders>
            <w:shd w:fill="b7b7b7" w:val="clear"/>
          </w:tcPr>
          <w:p w:rsidR="00000000" w:rsidDel="00000000" w:rsidP="00000000" w:rsidRDefault="00000000" w:rsidRPr="00000000" w14:paraId="00000120">
            <w:pPr>
              <w:spacing w:line="360" w:lineRule="auto"/>
              <w:ind w:left="200" w:firstLine="0"/>
              <w:jc w:val="center"/>
              <w:rPr>
                <w:sz w:val="22"/>
                <w:szCs w:val="22"/>
              </w:rPr>
            </w:pPr>
            <w:r w:rsidDel="00000000" w:rsidR="00000000" w:rsidRPr="00000000">
              <w:rPr>
                <w:rtl w:val="0"/>
              </w:rPr>
            </w:r>
          </w:p>
        </w:tc>
        <w:tc>
          <w:tcPr>
            <w:tcBorders>
              <w:bottom w:color="ff0000" w:space="0" w:sz="18" w:val="single"/>
            </w:tcBorders>
          </w:tcPr>
          <w:p w:rsidR="00000000" w:rsidDel="00000000" w:rsidP="00000000" w:rsidRDefault="00000000" w:rsidRPr="00000000" w14:paraId="00000121">
            <w:pPr>
              <w:spacing w:line="360" w:lineRule="auto"/>
              <w:ind w:left="200" w:firstLine="0"/>
              <w:jc w:val="center"/>
              <w:rPr>
                <w:sz w:val="22"/>
                <w:szCs w:val="22"/>
              </w:rPr>
            </w:pPr>
            <w:r w:rsidDel="00000000" w:rsidR="00000000" w:rsidRPr="00000000">
              <w:rPr>
                <w:rtl w:val="0"/>
              </w:rPr>
            </w:r>
          </w:p>
        </w:tc>
        <w:tc>
          <w:tcPr>
            <w:tcBorders>
              <w:bottom w:color="ff0000" w:space="0" w:sz="18" w:val="single"/>
            </w:tcBorders>
          </w:tcPr>
          <w:p w:rsidR="00000000" w:rsidDel="00000000" w:rsidP="00000000" w:rsidRDefault="00000000" w:rsidRPr="00000000" w14:paraId="00000122">
            <w:pPr>
              <w:spacing w:line="360" w:lineRule="auto"/>
              <w:ind w:left="200" w:firstLine="0"/>
              <w:jc w:val="center"/>
              <w:rPr>
                <w:sz w:val="22"/>
                <w:szCs w:val="22"/>
              </w:rPr>
            </w:pPr>
            <w:r w:rsidDel="00000000" w:rsidR="00000000" w:rsidRPr="00000000">
              <w:rPr>
                <w:rtl w:val="0"/>
              </w:rPr>
            </w:r>
          </w:p>
        </w:tc>
        <w:tc>
          <w:tcPr>
            <w:tcBorders>
              <w:bottom w:color="ff0000" w:space="0" w:sz="18" w:val="single"/>
              <w:right w:color="00ff00" w:space="0" w:sz="18" w:val="dashed"/>
            </w:tcBorders>
          </w:tcPr>
          <w:p w:rsidR="00000000" w:rsidDel="00000000" w:rsidP="00000000" w:rsidRDefault="00000000" w:rsidRPr="00000000" w14:paraId="00000123">
            <w:pPr>
              <w:spacing w:line="360" w:lineRule="auto"/>
              <w:ind w:left="200" w:firstLine="0"/>
              <w:jc w:val="center"/>
              <w:rPr>
                <w:sz w:val="22"/>
                <w:szCs w:val="22"/>
              </w:rPr>
            </w:pPr>
            <w:r w:rsidDel="00000000" w:rsidR="00000000" w:rsidRPr="00000000">
              <w:rPr>
                <w:rtl w:val="0"/>
              </w:rPr>
            </w:r>
          </w:p>
        </w:tc>
        <w:tc>
          <w:tcPr>
            <w:tcBorders>
              <w:left w:color="00ff00" w:space="0" w:sz="18" w:val="dashed"/>
            </w:tcBorders>
          </w:tcPr>
          <w:p w:rsidR="00000000" w:rsidDel="00000000" w:rsidP="00000000" w:rsidRDefault="00000000" w:rsidRPr="00000000" w14:paraId="00000124">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125">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126">
            <w:pPr>
              <w:spacing w:line="360" w:lineRule="auto"/>
              <w:ind w:left="200" w:firstLine="0"/>
              <w:jc w:val="center"/>
              <w:rPr>
                <w:sz w:val="22"/>
                <w:szCs w:val="22"/>
              </w:rPr>
            </w:pPr>
            <w:r w:rsidDel="00000000" w:rsidR="00000000" w:rsidRPr="00000000">
              <w:rPr>
                <w:rtl w:val="0"/>
              </w:rPr>
            </w:r>
          </w:p>
        </w:tc>
      </w:tr>
      <w:tr>
        <w:trPr>
          <w:cantSplit w:val="0"/>
          <w:trHeight w:val="364.4677734375" w:hRule="atLeast"/>
          <w:tblHeader w:val="0"/>
        </w:trPr>
        <w:tc>
          <w:tcPr>
            <w:vAlign w:val="center"/>
          </w:tcPr>
          <w:p w:rsidR="00000000" w:rsidDel="00000000" w:rsidP="00000000" w:rsidRDefault="00000000" w:rsidRPr="00000000" w14:paraId="00000127">
            <w:pPr>
              <w:spacing w:line="360" w:lineRule="auto"/>
              <w:jc w:val="center"/>
              <w:rPr>
                <w:sz w:val="22"/>
                <w:szCs w:val="22"/>
              </w:rPr>
            </w:pPr>
            <w:r w:rsidDel="00000000" w:rsidR="00000000" w:rsidRPr="00000000">
              <w:rPr>
                <w:sz w:val="22"/>
                <w:szCs w:val="22"/>
                <w:rtl w:val="0"/>
              </w:rPr>
              <w:t xml:space="preserve">Finalize deployment on FPGA (13 weeks)</w:t>
            </w:r>
          </w:p>
        </w:tc>
        <w:tc>
          <w:tcPr/>
          <w:p w:rsidR="00000000" w:rsidDel="00000000" w:rsidP="00000000" w:rsidRDefault="00000000" w:rsidRPr="00000000" w14:paraId="00000128">
            <w:pPr>
              <w:spacing w:line="360" w:lineRule="auto"/>
              <w:ind w:left="200" w:firstLine="0"/>
              <w:jc w:val="center"/>
              <w:rPr>
                <w:sz w:val="22"/>
                <w:szCs w:val="22"/>
              </w:rPr>
            </w:pPr>
            <w:r w:rsidDel="00000000" w:rsidR="00000000" w:rsidRPr="00000000">
              <w:rPr>
                <w:rtl w:val="0"/>
              </w:rPr>
            </w:r>
          </w:p>
        </w:tc>
        <w:tc>
          <w:tcPr>
            <w:tcBorders>
              <w:right w:color="ff0000" w:space="0" w:sz="18" w:val="single"/>
            </w:tcBorders>
          </w:tcPr>
          <w:p w:rsidR="00000000" w:rsidDel="00000000" w:rsidP="00000000" w:rsidRDefault="00000000" w:rsidRPr="00000000" w14:paraId="00000129">
            <w:pPr>
              <w:spacing w:line="360" w:lineRule="auto"/>
              <w:ind w:left="200" w:firstLine="0"/>
              <w:jc w:val="center"/>
              <w:rPr>
                <w:sz w:val="22"/>
                <w:szCs w:val="22"/>
              </w:rPr>
            </w:pPr>
            <w:r w:rsidDel="00000000" w:rsidR="00000000" w:rsidRPr="00000000">
              <w:rPr>
                <w:rtl w:val="0"/>
              </w:rPr>
            </w:r>
          </w:p>
        </w:tc>
        <w:tc>
          <w:tcPr>
            <w:tcBorders>
              <w:top w:color="ff0000" w:space="0" w:sz="18" w:val="single"/>
              <w:left w:color="ff0000" w:space="0" w:sz="18" w:val="single"/>
              <w:bottom w:color="ff0000" w:space="0" w:sz="18" w:val="single"/>
            </w:tcBorders>
          </w:tcPr>
          <w:p w:rsidR="00000000" w:rsidDel="00000000" w:rsidP="00000000" w:rsidRDefault="00000000" w:rsidRPr="00000000" w14:paraId="0000012A">
            <w:pPr>
              <w:spacing w:line="360" w:lineRule="auto"/>
              <w:ind w:left="200" w:firstLine="0"/>
              <w:jc w:val="center"/>
              <w:rPr>
                <w:sz w:val="22"/>
                <w:szCs w:val="22"/>
              </w:rPr>
            </w:pPr>
            <w:r w:rsidDel="00000000" w:rsidR="00000000" w:rsidRPr="00000000">
              <w:rPr>
                <w:rtl w:val="0"/>
              </w:rPr>
            </w:r>
          </w:p>
        </w:tc>
        <w:tc>
          <w:tcPr>
            <w:tcBorders>
              <w:top w:color="ff0000" w:space="0" w:sz="18" w:val="single"/>
              <w:bottom w:color="ff0000" w:space="0" w:sz="18" w:val="single"/>
            </w:tcBorders>
          </w:tcPr>
          <w:p w:rsidR="00000000" w:rsidDel="00000000" w:rsidP="00000000" w:rsidRDefault="00000000" w:rsidRPr="00000000" w14:paraId="0000012B">
            <w:pPr>
              <w:spacing w:line="360" w:lineRule="auto"/>
              <w:ind w:left="200" w:firstLine="0"/>
              <w:jc w:val="center"/>
              <w:rPr>
                <w:sz w:val="22"/>
                <w:szCs w:val="22"/>
              </w:rPr>
            </w:pPr>
            <w:r w:rsidDel="00000000" w:rsidR="00000000" w:rsidRPr="00000000">
              <w:rPr>
                <w:rtl w:val="0"/>
              </w:rPr>
            </w:r>
          </w:p>
        </w:tc>
        <w:tc>
          <w:tcPr>
            <w:tcBorders>
              <w:top w:color="ff0000" w:space="0" w:sz="18" w:val="single"/>
              <w:bottom w:color="ff0000" w:space="0" w:sz="18" w:val="single"/>
            </w:tcBorders>
            <w:shd w:fill="b7b7b7" w:val="clear"/>
          </w:tcPr>
          <w:p w:rsidR="00000000" w:rsidDel="00000000" w:rsidP="00000000" w:rsidRDefault="00000000" w:rsidRPr="00000000" w14:paraId="0000012C">
            <w:pPr>
              <w:spacing w:line="360" w:lineRule="auto"/>
              <w:ind w:left="200" w:firstLine="0"/>
              <w:jc w:val="center"/>
              <w:rPr>
                <w:sz w:val="22"/>
                <w:szCs w:val="22"/>
              </w:rPr>
            </w:pPr>
            <w:r w:rsidDel="00000000" w:rsidR="00000000" w:rsidRPr="00000000">
              <w:rPr>
                <w:rtl w:val="0"/>
              </w:rPr>
            </w:r>
          </w:p>
        </w:tc>
        <w:tc>
          <w:tcPr>
            <w:tcBorders>
              <w:top w:color="ff0000" w:space="0" w:sz="18" w:val="single"/>
              <w:bottom w:color="ff0000" w:space="0" w:sz="18" w:val="single"/>
            </w:tcBorders>
            <w:shd w:fill="b7b7b7" w:val="clear"/>
          </w:tcPr>
          <w:p w:rsidR="00000000" w:rsidDel="00000000" w:rsidP="00000000" w:rsidRDefault="00000000" w:rsidRPr="00000000" w14:paraId="0000012D">
            <w:pPr>
              <w:spacing w:line="360" w:lineRule="auto"/>
              <w:ind w:left="200" w:firstLine="0"/>
              <w:jc w:val="center"/>
              <w:rPr>
                <w:sz w:val="22"/>
                <w:szCs w:val="22"/>
              </w:rPr>
            </w:pPr>
            <w:r w:rsidDel="00000000" w:rsidR="00000000" w:rsidRPr="00000000">
              <w:rPr>
                <w:rtl w:val="0"/>
              </w:rPr>
            </w:r>
          </w:p>
        </w:tc>
        <w:tc>
          <w:tcPr>
            <w:tcBorders>
              <w:top w:color="ff0000" w:space="0" w:sz="18" w:val="single"/>
              <w:bottom w:color="ff0000" w:space="0" w:sz="18" w:val="single"/>
              <w:right w:color="ff0000" w:space="0" w:sz="18" w:val="single"/>
            </w:tcBorders>
            <w:shd w:fill="b7b7b7" w:val="clear"/>
          </w:tcPr>
          <w:p w:rsidR="00000000" w:rsidDel="00000000" w:rsidP="00000000" w:rsidRDefault="00000000" w:rsidRPr="00000000" w14:paraId="0000012E">
            <w:pPr>
              <w:spacing w:line="360" w:lineRule="auto"/>
              <w:ind w:left="200" w:firstLine="0"/>
              <w:jc w:val="center"/>
              <w:rPr>
                <w:sz w:val="22"/>
                <w:szCs w:val="22"/>
              </w:rPr>
            </w:pPr>
            <w:r w:rsidDel="00000000" w:rsidR="00000000" w:rsidRPr="00000000">
              <w:rPr>
                <w:rtl w:val="0"/>
              </w:rPr>
            </w:r>
          </w:p>
        </w:tc>
        <w:tc>
          <w:tcPr>
            <w:tcBorders>
              <w:left w:color="ff0000" w:space="0" w:sz="18" w:val="single"/>
            </w:tcBorders>
          </w:tcPr>
          <w:p w:rsidR="00000000" w:rsidDel="00000000" w:rsidP="00000000" w:rsidRDefault="00000000" w:rsidRPr="00000000" w14:paraId="0000012F">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130">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131">
            <w:pPr>
              <w:spacing w:line="360" w:lineRule="auto"/>
              <w:ind w:left="200" w:firstLine="0"/>
              <w:jc w:val="center"/>
              <w:rPr>
                <w:sz w:val="22"/>
                <w:szCs w:val="22"/>
              </w:rPr>
            </w:pPr>
            <w:r w:rsidDel="00000000" w:rsidR="00000000" w:rsidRPr="00000000">
              <w:rPr>
                <w:rtl w:val="0"/>
              </w:rPr>
            </w:r>
          </w:p>
        </w:tc>
      </w:tr>
      <w:tr>
        <w:trPr>
          <w:cantSplit w:val="0"/>
          <w:trHeight w:val="364.4677734375" w:hRule="atLeast"/>
          <w:tblHeader w:val="0"/>
        </w:trPr>
        <w:tc>
          <w:tcPr>
            <w:vAlign w:val="center"/>
          </w:tcPr>
          <w:p w:rsidR="00000000" w:rsidDel="00000000" w:rsidP="00000000" w:rsidRDefault="00000000" w:rsidRPr="00000000" w14:paraId="00000132">
            <w:pPr>
              <w:spacing w:line="360" w:lineRule="auto"/>
              <w:jc w:val="center"/>
              <w:rPr>
                <w:b w:val="1"/>
                <w:sz w:val="22"/>
                <w:szCs w:val="22"/>
              </w:rPr>
            </w:pPr>
            <w:r w:rsidDel="00000000" w:rsidR="00000000" w:rsidRPr="00000000">
              <w:rPr>
                <w:b w:val="1"/>
                <w:sz w:val="22"/>
                <w:szCs w:val="22"/>
                <w:rtl w:val="0"/>
              </w:rPr>
              <w:t xml:space="preserve">Web Interface Development</w:t>
            </w:r>
          </w:p>
        </w:tc>
        <w:tc>
          <w:tcPr/>
          <w:p w:rsidR="00000000" w:rsidDel="00000000" w:rsidP="00000000" w:rsidRDefault="00000000" w:rsidRPr="00000000" w14:paraId="00000133">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134">
            <w:pPr>
              <w:spacing w:line="360" w:lineRule="auto"/>
              <w:ind w:left="200" w:firstLine="0"/>
              <w:jc w:val="center"/>
              <w:rPr>
                <w:sz w:val="22"/>
                <w:szCs w:val="22"/>
              </w:rPr>
            </w:pPr>
            <w:r w:rsidDel="00000000" w:rsidR="00000000" w:rsidRPr="00000000">
              <w:rPr>
                <w:rtl w:val="0"/>
              </w:rPr>
            </w:r>
          </w:p>
        </w:tc>
        <w:tc>
          <w:tcPr>
            <w:tcBorders>
              <w:top w:color="ff0000" w:space="0" w:sz="18" w:val="single"/>
            </w:tcBorders>
          </w:tcPr>
          <w:p w:rsidR="00000000" w:rsidDel="00000000" w:rsidP="00000000" w:rsidRDefault="00000000" w:rsidRPr="00000000" w14:paraId="00000135">
            <w:pPr>
              <w:spacing w:line="360" w:lineRule="auto"/>
              <w:ind w:left="200" w:firstLine="0"/>
              <w:jc w:val="center"/>
              <w:rPr>
                <w:sz w:val="22"/>
                <w:szCs w:val="22"/>
              </w:rPr>
            </w:pPr>
            <w:r w:rsidDel="00000000" w:rsidR="00000000" w:rsidRPr="00000000">
              <w:rPr>
                <w:rtl w:val="0"/>
              </w:rPr>
            </w:r>
          </w:p>
        </w:tc>
        <w:tc>
          <w:tcPr>
            <w:tcBorders>
              <w:top w:color="ff0000" w:space="0" w:sz="18" w:val="single"/>
            </w:tcBorders>
          </w:tcPr>
          <w:p w:rsidR="00000000" w:rsidDel="00000000" w:rsidP="00000000" w:rsidRDefault="00000000" w:rsidRPr="00000000" w14:paraId="00000136">
            <w:pPr>
              <w:spacing w:line="360" w:lineRule="auto"/>
              <w:ind w:left="200" w:firstLine="0"/>
              <w:jc w:val="center"/>
              <w:rPr>
                <w:sz w:val="22"/>
                <w:szCs w:val="22"/>
              </w:rPr>
            </w:pPr>
            <w:r w:rsidDel="00000000" w:rsidR="00000000" w:rsidRPr="00000000">
              <w:rPr>
                <w:rtl w:val="0"/>
              </w:rPr>
            </w:r>
          </w:p>
        </w:tc>
        <w:tc>
          <w:tcPr>
            <w:tcBorders>
              <w:top w:color="ff0000" w:space="0" w:sz="18" w:val="single"/>
            </w:tcBorders>
          </w:tcPr>
          <w:p w:rsidR="00000000" w:rsidDel="00000000" w:rsidP="00000000" w:rsidRDefault="00000000" w:rsidRPr="00000000" w14:paraId="00000137">
            <w:pPr>
              <w:spacing w:line="360" w:lineRule="auto"/>
              <w:ind w:left="200" w:firstLine="0"/>
              <w:jc w:val="center"/>
              <w:rPr>
                <w:sz w:val="22"/>
                <w:szCs w:val="22"/>
              </w:rPr>
            </w:pPr>
            <w:r w:rsidDel="00000000" w:rsidR="00000000" w:rsidRPr="00000000">
              <w:rPr>
                <w:rtl w:val="0"/>
              </w:rPr>
            </w:r>
          </w:p>
        </w:tc>
        <w:tc>
          <w:tcPr>
            <w:tcBorders>
              <w:top w:color="ff0000" w:space="0" w:sz="18" w:val="single"/>
              <w:right w:color="ff0000" w:space="0" w:sz="18" w:val="single"/>
            </w:tcBorders>
          </w:tcPr>
          <w:p w:rsidR="00000000" w:rsidDel="00000000" w:rsidP="00000000" w:rsidRDefault="00000000" w:rsidRPr="00000000" w14:paraId="00000138">
            <w:pPr>
              <w:spacing w:line="360" w:lineRule="auto"/>
              <w:ind w:left="200" w:firstLine="0"/>
              <w:jc w:val="center"/>
              <w:rPr>
                <w:sz w:val="22"/>
                <w:szCs w:val="22"/>
              </w:rPr>
            </w:pPr>
            <w:r w:rsidDel="00000000" w:rsidR="00000000" w:rsidRPr="00000000">
              <w:rPr>
                <w:rtl w:val="0"/>
              </w:rPr>
            </w:r>
          </w:p>
        </w:tc>
        <w:tc>
          <w:tcPr>
            <w:tcBorders>
              <w:top w:color="ff0000" w:space="0" w:sz="18" w:val="single"/>
              <w:left w:color="ff0000" w:space="0" w:sz="18" w:val="single"/>
              <w:right w:color="ff0000" w:space="0" w:sz="18" w:val="single"/>
            </w:tcBorders>
            <w:shd w:fill="666666" w:val="clear"/>
          </w:tcPr>
          <w:p w:rsidR="00000000" w:rsidDel="00000000" w:rsidP="00000000" w:rsidRDefault="00000000" w:rsidRPr="00000000" w14:paraId="00000139">
            <w:pPr>
              <w:spacing w:line="360" w:lineRule="auto"/>
              <w:ind w:left="200" w:firstLine="0"/>
              <w:jc w:val="center"/>
              <w:rPr>
                <w:sz w:val="22"/>
                <w:szCs w:val="22"/>
              </w:rPr>
            </w:pPr>
            <w:r w:rsidDel="00000000" w:rsidR="00000000" w:rsidRPr="00000000">
              <w:rPr>
                <w:rtl w:val="0"/>
              </w:rPr>
            </w:r>
          </w:p>
        </w:tc>
        <w:tc>
          <w:tcPr>
            <w:tcBorders>
              <w:left w:color="ff0000" w:space="0" w:sz="18" w:val="single"/>
            </w:tcBorders>
          </w:tcPr>
          <w:p w:rsidR="00000000" w:rsidDel="00000000" w:rsidP="00000000" w:rsidRDefault="00000000" w:rsidRPr="00000000" w14:paraId="0000013A">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13B">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13C">
            <w:pPr>
              <w:spacing w:line="360" w:lineRule="auto"/>
              <w:ind w:left="200" w:firstLine="0"/>
              <w:jc w:val="center"/>
              <w:rPr>
                <w:sz w:val="22"/>
                <w:szCs w:val="22"/>
              </w:rPr>
            </w:pPr>
            <w:r w:rsidDel="00000000" w:rsidR="00000000" w:rsidRPr="00000000">
              <w:rPr>
                <w:rtl w:val="0"/>
              </w:rPr>
            </w:r>
          </w:p>
        </w:tc>
      </w:tr>
      <w:tr>
        <w:trPr>
          <w:cantSplit w:val="0"/>
          <w:trHeight w:val="364.4677734375" w:hRule="atLeast"/>
          <w:tblHeader w:val="0"/>
        </w:trPr>
        <w:tc>
          <w:tcPr>
            <w:vAlign w:val="center"/>
          </w:tcPr>
          <w:p w:rsidR="00000000" w:rsidDel="00000000" w:rsidP="00000000" w:rsidRDefault="00000000" w:rsidRPr="00000000" w14:paraId="0000013D">
            <w:pPr>
              <w:spacing w:line="360" w:lineRule="auto"/>
              <w:jc w:val="center"/>
              <w:rPr>
                <w:sz w:val="22"/>
                <w:szCs w:val="22"/>
              </w:rPr>
            </w:pPr>
            <w:r w:rsidDel="00000000" w:rsidR="00000000" w:rsidRPr="00000000">
              <w:rPr>
                <w:sz w:val="22"/>
                <w:szCs w:val="22"/>
                <w:rtl w:val="0"/>
              </w:rPr>
              <w:t xml:space="preserve">Interface and Frontend development (4 weeks)</w:t>
            </w:r>
          </w:p>
        </w:tc>
        <w:tc>
          <w:tcPr/>
          <w:p w:rsidR="00000000" w:rsidDel="00000000" w:rsidP="00000000" w:rsidRDefault="00000000" w:rsidRPr="00000000" w14:paraId="0000013E">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13F">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140">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141">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142">
            <w:pPr>
              <w:spacing w:line="360" w:lineRule="auto"/>
              <w:ind w:left="200" w:firstLine="0"/>
              <w:jc w:val="center"/>
              <w:rPr>
                <w:sz w:val="22"/>
                <w:szCs w:val="22"/>
              </w:rPr>
            </w:pPr>
            <w:r w:rsidDel="00000000" w:rsidR="00000000" w:rsidRPr="00000000">
              <w:rPr>
                <w:rtl w:val="0"/>
              </w:rPr>
            </w:r>
          </w:p>
        </w:tc>
        <w:tc>
          <w:tcPr>
            <w:tcBorders>
              <w:right w:color="ff0000" w:space="0" w:sz="18" w:val="single"/>
            </w:tcBorders>
          </w:tcPr>
          <w:p w:rsidR="00000000" w:rsidDel="00000000" w:rsidP="00000000" w:rsidRDefault="00000000" w:rsidRPr="00000000" w14:paraId="00000143">
            <w:pPr>
              <w:spacing w:line="360" w:lineRule="auto"/>
              <w:ind w:left="200" w:firstLine="0"/>
              <w:jc w:val="center"/>
              <w:rPr>
                <w:sz w:val="22"/>
                <w:szCs w:val="22"/>
              </w:rPr>
            </w:pPr>
            <w:r w:rsidDel="00000000" w:rsidR="00000000" w:rsidRPr="00000000">
              <w:rPr>
                <w:rtl w:val="0"/>
              </w:rPr>
            </w:r>
          </w:p>
        </w:tc>
        <w:tc>
          <w:tcPr>
            <w:tcBorders>
              <w:left w:color="ff0000" w:space="0" w:sz="18" w:val="single"/>
              <w:bottom w:color="ff0000" w:space="0" w:sz="18" w:val="single"/>
              <w:right w:color="ff0000" w:space="0" w:sz="18" w:val="single"/>
            </w:tcBorders>
            <w:shd w:fill="b7b7b7" w:val="clear"/>
          </w:tcPr>
          <w:p w:rsidR="00000000" w:rsidDel="00000000" w:rsidP="00000000" w:rsidRDefault="00000000" w:rsidRPr="00000000" w14:paraId="00000144">
            <w:pPr>
              <w:spacing w:line="360" w:lineRule="auto"/>
              <w:ind w:left="200" w:firstLine="0"/>
              <w:jc w:val="center"/>
              <w:rPr>
                <w:sz w:val="22"/>
                <w:szCs w:val="22"/>
              </w:rPr>
            </w:pPr>
            <w:r w:rsidDel="00000000" w:rsidR="00000000" w:rsidRPr="00000000">
              <w:rPr>
                <w:rtl w:val="0"/>
              </w:rPr>
            </w:r>
          </w:p>
        </w:tc>
        <w:tc>
          <w:tcPr>
            <w:tcBorders>
              <w:left w:color="ff0000" w:space="0" w:sz="18" w:val="single"/>
              <w:bottom w:color="ff0000" w:space="0" w:sz="18" w:val="single"/>
            </w:tcBorders>
          </w:tcPr>
          <w:p w:rsidR="00000000" w:rsidDel="00000000" w:rsidP="00000000" w:rsidRDefault="00000000" w:rsidRPr="00000000" w14:paraId="00000145">
            <w:pPr>
              <w:spacing w:line="360" w:lineRule="auto"/>
              <w:ind w:left="200" w:firstLine="0"/>
              <w:jc w:val="center"/>
              <w:rPr>
                <w:sz w:val="22"/>
                <w:szCs w:val="22"/>
              </w:rPr>
            </w:pPr>
            <w:r w:rsidDel="00000000" w:rsidR="00000000" w:rsidRPr="00000000">
              <w:rPr>
                <w:rtl w:val="0"/>
              </w:rPr>
            </w:r>
          </w:p>
        </w:tc>
        <w:tc>
          <w:tcPr>
            <w:tcBorders>
              <w:bottom w:color="ff0000" w:space="0" w:sz="18" w:val="single"/>
            </w:tcBorders>
          </w:tcPr>
          <w:p w:rsidR="00000000" w:rsidDel="00000000" w:rsidP="00000000" w:rsidRDefault="00000000" w:rsidRPr="00000000" w14:paraId="00000146">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147">
            <w:pPr>
              <w:spacing w:line="360" w:lineRule="auto"/>
              <w:ind w:left="200" w:firstLine="0"/>
              <w:jc w:val="center"/>
              <w:rPr>
                <w:sz w:val="22"/>
                <w:szCs w:val="22"/>
              </w:rPr>
            </w:pPr>
            <w:r w:rsidDel="00000000" w:rsidR="00000000" w:rsidRPr="00000000">
              <w:rPr>
                <w:rtl w:val="0"/>
              </w:rPr>
            </w:r>
          </w:p>
        </w:tc>
      </w:tr>
      <w:tr>
        <w:trPr>
          <w:cantSplit w:val="0"/>
          <w:trHeight w:val="364.4677734375" w:hRule="atLeast"/>
          <w:tblHeader w:val="0"/>
        </w:trPr>
        <w:tc>
          <w:tcPr>
            <w:vAlign w:val="center"/>
          </w:tcPr>
          <w:p w:rsidR="00000000" w:rsidDel="00000000" w:rsidP="00000000" w:rsidRDefault="00000000" w:rsidRPr="00000000" w14:paraId="00000148">
            <w:pPr>
              <w:spacing w:line="360" w:lineRule="auto"/>
              <w:jc w:val="center"/>
              <w:rPr>
                <w:b w:val="1"/>
                <w:sz w:val="22"/>
                <w:szCs w:val="22"/>
              </w:rPr>
            </w:pPr>
            <w:r w:rsidDel="00000000" w:rsidR="00000000" w:rsidRPr="00000000">
              <w:rPr>
                <w:b w:val="1"/>
                <w:sz w:val="22"/>
                <w:szCs w:val="22"/>
                <w:rtl w:val="0"/>
              </w:rPr>
              <w:t xml:space="preserve">Integration and Testing</w:t>
            </w:r>
          </w:p>
        </w:tc>
        <w:tc>
          <w:tcPr/>
          <w:p w:rsidR="00000000" w:rsidDel="00000000" w:rsidP="00000000" w:rsidRDefault="00000000" w:rsidRPr="00000000" w14:paraId="00000149">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14A">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14B">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14C">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14D">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14E">
            <w:pPr>
              <w:spacing w:line="360" w:lineRule="auto"/>
              <w:ind w:left="200" w:firstLine="0"/>
              <w:jc w:val="center"/>
              <w:rPr>
                <w:sz w:val="22"/>
                <w:szCs w:val="22"/>
              </w:rPr>
            </w:pPr>
            <w:r w:rsidDel="00000000" w:rsidR="00000000" w:rsidRPr="00000000">
              <w:rPr>
                <w:rtl w:val="0"/>
              </w:rPr>
            </w:r>
          </w:p>
        </w:tc>
        <w:tc>
          <w:tcPr>
            <w:tcBorders>
              <w:top w:color="ff0000" w:space="0" w:sz="18" w:val="single"/>
              <w:right w:color="ff0000" w:space="0" w:sz="18" w:val="single"/>
            </w:tcBorders>
          </w:tcPr>
          <w:p w:rsidR="00000000" w:rsidDel="00000000" w:rsidP="00000000" w:rsidRDefault="00000000" w:rsidRPr="00000000" w14:paraId="0000014F">
            <w:pPr>
              <w:spacing w:line="360" w:lineRule="auto"/>
              <w:ind w:left="200" w:firstLine="0"/>
              <w:jc w:val="center"/>
              <w:rPr>
                <w:sz w:val="22"/>
                <w:szCs w:val="22"/>
              </w:rPr>
            </w:pPr>
            <w:r w:rsidDel="00000000" w:rsidR="00000000" w:rsidRPr="00000000">
              <w:rPr>
                <w:rtl w:val="0"/>
              </w:rPr>
            </w:r>
          </w:p>
        </w:tc>
        <w:tc>
          <w:tcPr>
            <w:tcBorders>
              <w:top w:color="ff0000" w:space="0" w:sz="18" w:val="single"/>
              <w:left w:color="ff0000" w:space="0" w:sz="18" w:val="single"/>
            </w:tcBorders>
            <w:shd w:fill="666666" w:val="clear"/>
          </w:tcPr>
          <w:p w:rsidR="00000000" w:rsidDel="00000000" w:rsidP="00000000" w:rsidRDefault="00000000" w:rsidRPr="00000000" w14:paraId="00000150">
            <w:pPr>
              <w:spacing w:line="360" w:lineRule="auto"/>
              <w:ind w:left="200" w:firstLine="0"/>
              <w:jc w:val="center"/>
              <w:rPr>
                <w:sz w:val="22"/>
                <w:szCs w:val="22"/>
              </w:rPr>
            </w:pPr>
            <w:r w:rsidDel="00000000" w:rsidR="00000000" w:rsidRPr="00000000">
              <w:rPr>
                <w:rtl w:val="0"/>
              </w:rPr>
            </w:r>
          </w:p>
        </w:tc>
        <w:tc>
          <w:tcPr>
            <w:tcBorders>
              <w:top w:color="ff0000" w:space="0" w:sz="18" w:val="single"/>
              <w:right w:color="ff0000" w:space="0" w:sz="18" w:val="single"/>
            </w:tcBorders>
            <w:shd w:fill="666666" w:val="clear"/>
          </w:tcPr>
          <w:p w:rsidR="00000000" w:rsidDel="00000000" w:rsidP="00000000" w:rsidRDefault="00000000" w:rsidRPr="00000000" w14:paraId="00000151">
            <w:pPr>
              <w:spacing w:line="360" w:lineRule="auto"/>
              <w:ind w:left="200" w:firstLine="0"/>
              <w:jc w:val="center"/>
              <w:rPr>
                <w:sz w:val="22"/>
                <w:szCs w:val="22"/>
              </w:rPr>
            </w:pPr>
            <w:r w:rsidDel="00000000" w:rsidR="00000000" w:rsidRPr="00000000">
              <w:rPr>
                <w:rtl w:val="0"/>
              </w:rPr>
            </w:r>
          </w:p>
        </w:tc>
        <w:tc>
          <w:tcPr>
            <w:tcBorders>
              <w:left w:color="ff0000" w:space="0" w:sz="18" w:val="single"/>
            </w:tcBorders>
          </w:tcPr>
          <w:p w:rsidR="00000000" w:rsidDel="00000000" w:rsidP="00000000" w:rsidRDefault="00000000" w:rsidRPr="00000000" w14:paraId="00000152">
            <w:pPr>
              <w:spacing w:line="360" w:lineRule="auto"/>
              <w:ind w:left="200" w:firstLine="0"/>
              <w:jc w:val="center"/>
              <w:rPr>
                <w:sz w:val="22"/>
                <w:szCs w:val="22"/>
              </w:rPr>
            </w:pPr>
            <w:r w:rsidDel="00000000" w:rsidR="00000000" w:rsidRPr="00000000">
              <w:rPr>
                <w:rtl w:val="0"/>
              </w:rPr>
            </w:r>
          </w:p>
        </w:tc>
      </w:tr>
      <w:tr>
        <w:trPr>
          <w:cantSplit w:val="0"/>
          <w:trHeight w:val="364.4677734375" w:hRule="atLeast"/>
          <w:tblHeader w:val="0"/>
        </w:trPr>
        <w:tc>
          <w:tcPr>
            <w:vAlign w:val="center"/>
          </w:tcPr>
          <w:p w:rsidR="00000000" w:rsidDel="00000000" w:rsidP="00000000" w:rsidRDefault="00000000" w:rsidRPr="00000000" w14:paraId="00000153">
            <w:pPr>
              <w:spacing w:line="360" w:lineRule="auto"/>
              <w:jc w:val="center"/>
              <w:rPr>
                <w:sz w:val="22"/>
                <w:szCs w:val="22"/>
              </w:rPr>
            </w:pPr>
            <w:r w:rsidDel="00000000" w:rsidR="00000000" w:rsidRPr="00000000">
              <w:rPr>
                <w:sz w:val="22"/>
                <w:szCs w:val="22"/>
                <w:rtl w:val="0"/>
              </w:rPr>
              <w:t xml:space="preserve"> Integration Final Testing (8 weeks)</w:t>
            </w:r>
          </w:p>
        </w:tc>
        <w:tc>
          <w:tcPr/>
          <w:p w:rsidR="00000000" w:rsidDel="00000000" w:rsidP="00000000" w:rsidRDefault="00000000" w:rsidRPr="00000000" w14:paraId="00000154">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155">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156">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157">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158">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159">
            <w:pPr>
              <w:spacing w:line="360" w:lineRule="auto"/>
              <w:ind w:left="200" w:firstLine="0"/>
              <w:jc w:val="center"/>
              <w:rPr>
                <w:sz w:val="22"/>
                <w:szCs w:val="22"/>
              </w:rPr>
            </w:pPr>
            <w:r w:rsidDel="00000000" w:rsidR="00000000" w:rsidRPr="00000000">
              <w:rPr>
                <w:rtl w:val="0"/>
              </w:rPr>
            </w:r>
          </w:p>
        </w:tc>
        <w:tc>
          <w:tcPr>
            <w:tcBorders>
              <w:right w:color="ff0000" w:space="0" w:sz="18" w:val="single"/>
            </w:tcBorders>
          </w:tcPr>
          <w:p w:rsidR="00000000" w:rsidDel="00000000" w:rsidP="00000000" w:rsidRDefault="00000000" w:rsidRPr="00000000" w14:paraId="0000015A">
            <w:pPr>
              <w:spacing w:line="360" w:lineRule="auto"/>
              <w:ind w:left="200" w:firstLine="0"/>
              <w:jc w:val="center"/>
              <w:rPr>
                <w:sz w:val="22"/>
                <w:szCs w:val="22"/>
              </w:rPr>
            </w:pPr>
            <w:r w:rsidDel="00000000" w:rsidR="00000000" w:rsidRPr="00000000">
              <w:rPr>
                <w:rtl w:val="0"/>
              </w:rPr>
            </w:r>
          </w:p>
        </w:tc>
        <w:tc>
          <w:tcPr>
            <w:tcBorders>
              <w:left w:color="ff0000" w:space="0" w:sz="18" w:val="single"/>
              <w:bottom w:color="ff0000" w:space="0" w:sz="18" w:val="single"/>
            </w:tcBorders>
            <w:shd w:fill="b7b7b7" w:val="clear"/>
          </w:tcPr>
          <w:p w:rsidR="00000000" w:rsidDel="00000000" w:rsidP="00000000" w:rsidRDefault="00000000" w:rsidRPr="00000000" w14:paraId="0000015B">
            <w:pPr>
              <w:spacing w:line="360" w:lineRule="auto"/>
              <w:ind w:left="200" w:firstLine="0"/>
              <w:jc w:val="center"/>
              <w:rPr>
                <w:sz w:val="22"/>
                <w:szCs w:val="22"/>
              </w:rPr>
            </w:pPr>
            <w:r w:rsidDel="00000000" w:rsidR="00000000" w:rsidRPr="00000000">
              <w:rPr>
                <w:rtl w:val="0"/>
              </w:rPr>
            </w:r>
          </w:p>
        </w:tc>
        <w:tc>
          <w:tcPr>
            <w:tcBorders>
              <w:bottom w:color="ff0000" w:space="0" w:sz="18" w:val="single"/>
              <w:right w:color="ff0000" w:space="0" w:sz="18" w:val="single"/>
            </w:tcBorders>
            <w:shd w:fill="b7b7b7" w:val="clear"/>
          </w:tcPr>
          <w:p w:rsidR="00000000" w:rsidDel="00000000" w:rsidP="00000000" w:rsidRDefault="00000000" w:rsidRPr="00000000" w14:paraId="0000015C">
            <w:pPr>
              <w:spacing w:line="360" w:lineRule="auto"/>
              <w:ind w:left="200" w:firstLine="0"/>
              <w:jc w:val="center"/>
              <w:rPr>
                <w:sz w:val="22"/>
                <w:szCs w:val="22"/>
              </w:rPr>
            </w:pPr>
            <w:r w:rsidDel="00000000" w:rsidR="00000000" w:rsidRPr="00000000">
              <w:rPr>
                <w:rtl w:val="0"/>
              </w:rPr>
            </w:r>
          </w:p>
        </w:tc>
        <w:tc>
          <w:tcPr>
            <w:tcBorders>
              <w:left w:color="ff0000" w:space="0" w:sz="18" w:val="single"/>
            </w:tcBorders>
          </w:tcPr>
          <w:p w:rsidR="00000000" w:rsidDel="00000000" w:rsidP="00000000" w:rsidRDefault="00000000" w:rsidRPr="00000000" w14:paraId="0000015D">
            <w:pPr>
              <w:spacing w:line="360" w:lineRule="auto"/>
              <w:ind w:left="200" w:firstLine="0"/>
              <w:jc w:val="center"/>
              <w:rPr>
                <w:sz w:val="22"/>
                <w:szCs w:val="22"/>
              </w:rPr>
            </w:pPr>
            <w:r w:rsidDel="00000000" w:rsidR="00000000" w:rsidRPr="00000000">
              <w:rPr>
                <w:rtl w:val="0"/>
              </w:rPr>
            </w:r>
          </w:p>
        </w:tc>
      </w:tr>
    </w:tbl>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30" w:right="0" w:firstLine="0"/>
        <w:jc w:val="both"/>
        <w:rPr>
          <w:b w:val="1"/>
          <w:sz w:val="24"/>
          <w:szCs w:val="24"/>
        </w:rPr>
      </w:pPr>
      <w:r w:rsidDel="00000000" w:rsidR="00000000" w:rsidRPr="00000000">
        <w:rPr>
          <w:rtl w:val="0"/>
        </w:rPr>
      </w:r>
    </w:p>
    <w:p w:rsidR="00000000" w:rsidDel="00000000" w:rsidP="00000000" w:rsidRDefault="00000000" w:rsidRPr="00000000" w14:paraId="0000015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Details of Project Team</w:t>
      </w:r>
    </w:p>
    <w:p w:rsidR="00000000" w:rsidDel="00000000" w:rsidP="00000000" w:rsidRDefault="00000000" w:rsidRPr="00000000" w14:paraId="00000160">
      <w:pPr>
        <w:spacing w:line="20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61">
      <w:pPr>
        <w:numPr>
          <w:ilvl w:val="0"/>
          <w:numId w:val="4"/>
        </w:numPr>
        <w:spacing w:line="200" w:lineRule="auto"/>
        <w:ind w:left="425" w:hanging="425"/>
        <w:rPr>
          <w:b w:val="1"/>
          <w:sz w:val="22"/>
          <w:szCs w:val="22"/>
        </w:rPr>
      </w:pPr>
      <w:r w:rsidDel="00000000" w:rsidR="00000000" w:rsidRPr="00000000">
        <w:rPr>
          <w:b w:val="1"/>
          <w:sz w:val="22"/>
          <w:szCs w:val="22"/>
          <w:rtl w:val="0"/>
        </w:rPr>
        <w:t xml:space="preserve">Students</w:t>
      </w:r>
    </w:p>
    <w:p w:rsidR="00000000" w:rsidDel="00000000" w:rsidP="00000000" w:rsidRDefault="00000000" w:rsidRPr="00000000" w14:paraId="00000162">
      <w:pPr>
        <w:spacing w:line="200" w:lineRule="auto"/>
        <w:ind w:left="425" w:firstLine="0"/>
        <w:rPr>
          <w:b w:val="1"/>
          <w:sz w:val="22"/>
          <w:szCs w:val="22"/>
        </w:rPr>
      </w:pPr>
      <w:r w:rsidDel="00000000" w:rsidR="00000000" w:rsidRPr="00000000">
        <w:rPr>
          <w:rtl w:val="0"/>
        </w:rPr>
      </w:r>
    </w:p>
    <w:sdt>
      <w:sdtPr>
        <w:lock w:val="contentLocked"/>
        <w:tag w:val="goog_rdk_9"/>
      </w:sdtPr>
      <w:sdtContent>
        <w:tbl>
          <w:tblPr>
            <w:tblStyle w:val="Table13"/>
            <w:tblpPr w:leftFromText="180" w:rightFromText="180" w:topFromText="0" w:bottomFromText="0" w:vertAnchor="text" w:horzAnchor="text" w:tblpX="165" w:tblpY="0"/>
            <w:tblW w:w="96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4500"/>
            <w:gridCol w:w="2145"/>
            <w:gridCol w:w="2325"/>
            <w:tblGridChange w:id="0">
              <w:tblGrid>
                <w:gridCol w:w="720"/>
                <w:gridCol w:w="4500"/>
                <w:gridCol w:w="2145"/>
                <w:gridCol w:w="2325"/>
              </w:tblGrid>
            </w:tblGridChange>
          </w:tblGrid>
          <w:tr>
            <w:trPr>
              <w:cantSplit w:val="0"/>
              <w:trHeight w:val="44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3">
                <w:pPr>
                  <w:spacing w:line="272" w:lineRule="auto"/>
                  <w:jc w:val="center"/>
                  <w:rPr>
                    <w:sz w:val="22"/>
                    <w:szCs w:val="22"/>
                  </w:rPr>
                </w:pPr>
                <w:r w:rsidDel="00000000" w:rsidR="00000000" w:rsidRPr="00000000">
                  <w:rPr>
                    <w:sz w:val="22"/>
                    <w:szCs w:val="22"/>
                    <w:rtl w:val="0"/>
                  </w:rPr>
                  <w:t xml:space="preserve">No.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4">
                <w:pPr>
                  <w:spacing w:line="272" w:lineRule="auto"/>
                  <w:ind w:right="6"/>
                  <w:jc w:val="center"/>
                  <w:rPr>
                    <w:sz w:val="22"/>
                    <w:szCs w:val="22"/>
                  </w:rPr>
                </w:pPr>
                <w:r w:rsidDel="00000000" w:rsidR="00000000" w:rsidRPr="00000000">
                  <w:rPr>
                    <w:sz w:val="22"/>
                    <w:szCs w:val="22"/>
                    <w:rtl w:val="0"/>
                  </w:rPr>
                  <w:t xml:space="preserve">Name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5">
                <w:pPr>
                  <w:spacing w:line="272" w:lineRule="auto"/>
                  <w:jc w:val="center"/>
                  <w:rPr>
                    <w:sz w:val="22"/>
                    <w:szCs w:val="22"/>
                  </w:rPr>
                </w:pPr>
                <w:r w:rsidDel="00000000" w:rsidR="00000000" w:rsidRPr="00000000">
                  <w:rPr>
                    <w:sz w:val="22"/>
                    <w:szCs w:val="22"/>
                    <w:rtl w:val="0"/>
                  </w:rPr>
                  <w:t xml:space="preserve">Seat No.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6">
                <w:pPr>
                  <w:spacing w:line="272" w:lineRule="auto"/>
                  <w:jc w:val="center"/>
                  <w:rPr>
                    <w:sz w:val="22"/>
                    <w:szCs w:val="22"/>
                  </w:rPr>
                </w:pPr>
                <w:r w:rsidDel="00000000" w:rsidR="00000000" w:rsidRPr="00000000">
                  <w:rPr>
                    <w:sz w:val="22"/>
                    <w:szCs w:val="22"/>
                    <w:rtl w:val="0"/>
                  </w:rPr>
                  <w:t xml:space="preserve">Signature (s)</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7">
                <w:pPr>
                  <w:spacing w:line="267" w:lineRule="auto"/>
                  <w:ind w:left="318" w:right="318" w:firstLine="0"/>
                  <w:jc w:val="center"/>
                  <w:rPr>
                    <w:sz w:val="22"/>
                    <w:szCs w:val="22"/>
                  </w:rPr>
                </w:pPr>
                <w:r w:rsidDel="00000000" w:rsidR="00000000" w:rsidRPr="00000000">
                  <w:rPr>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8">
                <w:pPr>
                  <w:jc w:val="center"/>
                  <w:rPr>
                    <w:sz w:val="24"/>
                    <w:szCs w:val="24"/>
                  </w:rPr>
                </w:pPr>
                <w:r w:rsidDel="00000000" w:rsidR="00000000" w:rsidRPr="00000000">
                  <w:rPr>
                    <w:sz w:val="24"/>
                    <w:szCs w:val="24"/>
                    <w:rtl w:val="0"/>
                  </w:rPr>
                  <w:t xml:space="preserve">Aaliyan Mansoor</w:t>
                </w:r>
              </w:p>
              <w:p w:rsidR="00000000" w:rsidDel="00000000" w:rsidP="00000000" w:rsidRDefault="00000000" w:rsidRPr="00000000" w14:paraId="00000169">
                <w:pPr>
                  <w:jc w:val="center"/>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A">
                <w:pPr>
                  <w:jc w:val="center"/>
                  <w:rPr>
                    <w:sz w:val="24"/>
                    <w:szCs w:val="24"/>
                  </w:rPr>
                </w:pPr>
                <w:r w:rsidDel="00000000" w:rsidR="00000000" w:rsidRPr="00000000">
                  <w:rPr>
                    <w:sz w:val="24"/>
                    <w:szCs w:val="24"/>
                    <w:rtl w:val="0"/>
                  </w:rPr>
                  <w:t xml:space="preserve">CS-21146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B">
                <w:pPr>
                  <w:rPr>
                    <w:sz w:val="22"/>
                    <w:szCs w:val="22"/>
                  </w:rPr>
                </w:pPr>
                <w:r w:rsidDel="00000000" w:rsidR="00000000" w:rsidRPr="00000000">
                  <w:rPr>
                    <w:rtl w:val="0"/>
                  </w:rPr>
                </w:r>
              </w:p>
            </w:tc>
          </w:tr>
          <w:tr>
            <w:trPr>
              <w:cantSplit w:val="0"/>
              <w:trHeight w:val="501"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C">
                <w:pPr>
                  <w:spacing w:line="267" w:lineRule="auto"/>
                  <w:ind w:left="318" w:right="318" w:firstLine="0"/>
                  <w:jc w:val="center"/>
                  <w:rPr>
                    <w:sz w:val="22"/>
                    <w:szCs w:val="22"/>
                  </w:rPr>
                </w:pPr>
                <w:r w:rsidDel="00000000" w:rsidR="00000000" w:rsidRPr="00000000">
                  <w:rPr>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D">
                <w:pPr>
                  <w:jc w:val="center"/>
                  <w:rPr>
                    <w:sz w:val="24"/>
                    <w:szCs w:val="24"/>
                  </w:rPr>
                </w:pPr>
                <w:r w:rsidDel="00000000" w:rsidR="00000000" w:rsidRPr="00000000">
                  <w:rPr>
                    <w:sz w:val="24"/>
                    <w:szCs w:val="24"/>
                    <w:rtl w:val="0"/>
                  </w:rPr>
                  <w:t xml:space="preserve">Muhammad Maaz Khan</w:t>
                </w:r>
              </w:p>
              <w:p w:rsidR="00000000" w:rsidDel="00000000" w:rsidP="00000000" w:rsidRDefault="00000000" w:rsidRPr="00000000" w14:paraId="0000016E">
                <w:pPr>
                  <w:jc w:val="center"/>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F">
                <w:pPr>
                  <w:jc w:val="center"/>
                  <w:rPr>
                    <w:sz w:val="24"/>
                    <w:szCs w:val="24"/>
                  </w:rPr>
                </w:pPr>
                <w:r w:rsidDel="00000000" w:rsidR="00000000" w:rsidRPr="00000000">
                  <w:rPr>
                    <w:sz w:val="24"/>
                    <w:szCs w:val="24"/>
                    <w:rtl w:val="0"/>
                  </w:rPr>
                  <w:t xml:space="preserve">CS-21019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0">
                <w:pPr>
                  <w:rPr>
                    <w:sz w:val="22"/>
                    <w:szCs w:val="22"/>
                  </w:rPr>
                </w:pPr>
                <w:r w:rsidDel="00000000" w:rsidR="00000000" w:rsidRPr="00000000">
                  <w:rPr>
                    <w:rtl w:val="0"/>
                  </w:rPr>
                </w:r>
              </w:p>
            </w:tc>
          </w:tr>
          <w:tr>
            <w:trPr>
              <w:cantSplit w:val="0"/>
              <w:trHeight w:val="48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1">
                <w:pPr>
                  <w:spacing w:line="267" w:lineRule="auto"/>
                  <w:ind w:left="318" w:right="318" w:firstLine="0"/>
                  <w:jc w:val="center"/>
                  <w:rPr>
                    <w:sz w:val="22"/>
                    <w:szCs w:val="22"/>
                  </w:rPr>
                </w:pPr>
                <w:r w:rsidDel="00000000" w:rsidR="00000000" w:rsidRPr="00000000">
                  <w:rPr>
                    <w:sz w:val="22"/>
                    <w:szCs w:val="22"/>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2">
                <w:pPr>
                  <w:jc w:val="center"/>
                  <w:rPr>
                    <w:sz w:val="24"/>
                    <w:szCs w:val="24"/>
                  </w:rPr>
                </w:pPr>
                <w:r w:rsidDel="00000000" w:rsidR="00000000" w:rsidRPr="00000000">
                  <w:rPr>
                    <w:sz w:val="24"/>
                    <w:szCs w:val="24"/>
                    <w:rtl w:val="0"/>
                  </w:rPr>
                  <w:t xml:space="preserve">Mohib Ud Din</w:t>
                </w:r>
              </w:p>
              <w:p w:rsidR="00000000" w:rsidDel="00000000" w:rsidP="00000000" w:rsidRDefault="00000000" w:rsidRPr="00000000" w14:paraId="00000173">
                <w:pPr>
                  <w:jc w:val="center"/>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4">
                <w:pPr>
                  <w:jc w:val="center"/>
                  <w:rPr>
                    <w:sz w:val="24"/>
                    <w:szCs w:val="24"/>
                  </w:rPr>
                </w:pPr>
                <w:r w:rsidDel="00000000" w:rsidR="00000000" w:rsidRPr="00000000">
                  <w:rPr>
                    <w:sz w:val="24"/>
                    <w:szCs w:val="24"/>
                    <w:rtl w:val="0"/>
                  </w:rPr>
                  <w:t xml:space="preserve">CS-21142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5">
                <w:pPr>
                  <w:rPr>
                    <w:sz w:val="22"/>
                    <w:szCs w:val="22"/>
                  </w:rPr>
                </w:pPr>
                <w:r w:rsidDel="00000000" w:rsidR="00000000" w:rsidRPr="00000000">
                  <w:rPr>
                    <w:rtl w:val="0"/>
                  </w:rPr>
                </w:r>
              </w:p>
            </w:tc>
          </w:tr>
          <w:tr>
            <w:trPr>
              <w:cantSplit w:val="0"/>
              <w:trHeight w:val="482"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6">
                <w:pPr>
                  <w:spacing w:line="267" w:lineRule="auto"/>
                  <w:ind w:left="318" w:right="318" w:firstLine="0"/>
                  <w:jc w:val="center"/>
                  <w:rPr>
                    <w:sz w:val="22"/>
                    <w:szCs w:val="22"/>
                  </w:rPr>
                </w:pPr>
                <w:r w:rsidDel="00000000" w:rsidR="00000000" w:rsidRPr="00000000">
                  <w:rPr>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7">
                <w:pPr>
                  <w:jc w:val="center"/>
                  <w:rPr>
                    <w:sz w:val="24"/>
                    <w:szCs w:val="24"/>
                  </w:rPr>
                </w:pPr>
                <w:r w:rsidDel="00000000" w:rsidR="00000000" w:rsidRPr="00000000">
                  <w:rPr>
                    <w:sz w:val="24"/>
                    <w:szCs w:val="24"/>
                    <w:rtl w:val="0"/>
                  </w:rPr>
                  <w:t xml:space="preserve">Muhammad Babar Ali</w:t>
                </w:r>
              </w:p>
              <w:p w:rsidR="00000000" w:rsidDel="00000000" w:rsidP="00000000" w:rsidRDefault="00000000" w:rsidRPr="00000000" w14:paraId="00000178">
                <w:pPr>
                  <w:jc w:val="center"/>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9">
                <w:pPr>
                  <w:jc w:val="center"/>
                  <w:rPr>
                    <w:sz w:val="24"/>
                    <w:szCs w:val="24"/>
                  </w:rPr>
                </w:pPr>
                <w:r w:rsidDel="00000000" w:rsidR="00000000" w:rsidRPr="00000000">
                  <w:rPr>
                    <w:sz w:val="24"/>
                    <w:szCs w:val="24"/>
                    <w:rtl w:val="0"/>
                  </w:rPr>
                  <w:t xml:space="preserve">CS-21145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A">
                <w:pPr>
                  <w:jc w:val="center"/>
                  <w:rPr>
                    <w:rFonts w:ascii="Caveat" w:cs="Caveat" w:eastAsia="Caveat" w:hAnsi="Caveat"/>
                    <w:sz w:val="22"/>
                    <w:szCs w:val="22"/>
                  </w:rPr>
                </w:pPr>
                <w:r w:rsidDel="00000000" w:rsidR="00000000" w:rsidRPr="00000000">
                  <w:rPr>
                    <w:rtl w:val="0"/>
                  </w:rPr>
                </w:r>
              </w:p>
            </w:tc>
          </w:tr>
        </w:tbl>
      </w:sdtContent>
    </w:sdt>
    <w:p w:rsidR="00000000" w:rsidDel="00000000" w:rsidP="00000000" w:rsidRDefault="00000000" w:rsidRPr="00000000" w14:paraId="0000017B">
      <w:pPr>
        <w:spacing w:line="200" w:lineRule="auto"/>
        <w:rPr>
          <w:b w:val="1"/>
          <w:sz w:val="22"/>
          <w:szCs w:val="22"/>
        </w:rPr>
      </w:pPr>
      <w:r w:rsidDel="00000000" w:rsidR="00000000" w:rsidRPr="00000000">
        <w:rPr>
          <w:rtl w:val="0"/>
        </w:rPr>
      </w:r>
    </w:p>
    <w:p w:rsidR="00000000" w:rsidDel="00000000" w:rsidP="00000000" w:rsidRDefault="00000000" w:rsidRPr="00000000" w14:paraId="0000017C">
      <w:pPr>
        <w:spacing w:line="200" w:lineRule="auto"/>
        <w:rPr>
          <w:b w:val="1"/>
          <w:sz w:val="22"/>
          <w:szCs w:val="22"/>
        </w:rPr>
      </w:pPr>
      <w:r w:rsidDel="00000000" w:rsidR="00000000" w:rsidRPr="00000000">
        <w:rPr>
          <w:rtl w:val="0"/>
        </w:rPr>
      </w:r>
    </w:p>
    <w:p w:rsidR="00000000" w:rsidDel="00000000" w:rsidP="00000000" w:rsidRDefault="00000000" w:rsidRPr="00000000" w14:paraId="0000017D">
      <w:pPr>
        <w:spacing w:line="200" w:lineRule="auto"/>
        <w:rPr>
          <w:b w:val="1"/>
          <w:sz w:val="22"/>
          <w:szCs w:val="22"/>
        </w:rPr>
      </w:pPr>
      <w:r w:rsidDel="00000000" w:rsidR="00000000" w:rsidRPr="00000000">
        <w:rPr>
          <w:rtl w:val="0"/>
        </w:rPr>
      </w:r>
    </w:p>
    <w:p w:rsidR="00000000" w:rsidDel="00000000" w:rsidP="00000000" w:rsidRDefault="00000000" w:rsidRPr="00000000" w14:paraId="0000017E">
      <w:pPr>
        <w:spacing w:line="200" w:lineRule="auto"/>
        <w:rPr>
          <w:b w:val="1"/>
          <w:sz w:val="22"/>
          <w:szCs w:val="22"/>
        </w:rPr>
      </w:pPr>
      <w:r w:rsidDel="00000000" w:rsidR="00000000" w:rsidRPr="00000000">
        <w:rPr>
          <w:rtl w:val="0"/>
        </w:rPr>
      </w:r>
    </w:p>
    <w:p w:rsidR="00000000" w:rsidDel="00000000" w:rsidP="00000000" w:rsidRDefault="00000000" w:rsidRPr="00000000" w14:paraId="0000017F">
      <w:pPr>
        <w:spacing w:line="200" w:lineRule="auto"/>
        <w:rPr>
          <w:b w:val="1"/>
          <w:sz w:val="22"/>
          <w:szCs w:val="22"/>
        </w:rPr>
      </w:pPr>
      <w:r w:rsidDel="00000000" w:rsidR="00000000" w:rsidRPr="00000000">
        <w:rPr>
          <w:rtl w:val="0"/>
        </w:rPr>
      </w:r>
    </w:p>
    <w:p w:rsidR="00000000" w:rsidDel="00000000" w:rsidP="00000000" w:rsidRDefault="00000000" w:rsidRPr="00000000" w14:paraId="00000180">
      <w:pPr>
        <w:spacing w:line="200" w:lineRule="auto"/>
        <w:rPr>
          <w:b w:val="1"/>
          <w:sz w:val="22"/>
          <w:szCs w:val="22"/>
        </w:rPr>
      </w:pPr>
      <w:r w:rsidDel="00000000" w:rsidR="00000000" w:rsidRPr="00000000">
        <w:rPr>
          <w:rtl w:val="0"/>
        </w:rPr>
      </w:r>
    </w:p>
    <w:p w:rsidR="00000000" w:rsidDel="00000000" w:rsidP="00000000" w:rsidRDefault="00000000" w:rsidRPr="00000000" w14:paraId="00000181">
      <w:pPr>
        <w:spacing w:line="200" w:lineRule="auto"/>
        <w:rPr>
          <w:b w:val="1"/>
          <w:sz w:val="22"/>
          <w:szCs w:val="22"/>
        </w:rPr>
      </w:pPr>
      <w:r w:rsidDel="00000000" w:rsidR="00000000" w:rsidRPr="00000000">
        <w:rPr>
          <w:rtl w:val="0"/>
        </w:rPr>
      </w:r>
    </w:p>
    <w:p w:rsidR="00000000" w:rsidDel="00000000" w:rsidP="00000000" w:rsidRDefault="00000000" w:rsidRPr="00000000" w14:paraId="00000182">
      <w:pPr>
        <w:spacing w:line="200" w:lineRule="auto"/>
        <w:rPr>
          <w:b w:val="1"/>
          <w:sz w:val="22"/>
          <w:szCs w:val="22"/>
        </w:rPr>
      </w:pPr>
      <w:r w:rsidDel="00000000" w:rsidR="00000000" w:rsidRPr="00000000">
        <w:rPr>
          <w:rtl w:val="0"/>
        </w:rPr>
      </w:r>
    </w:p>
    <w:p w:rsidR="00000000" w:rsidDel="00000000" w:rsidP="00000000" w:rsidRDefault="00000000" w:rsidRPr="00000000" w14:paraId="00000183">
      <w:pPr>
        <w:numPr>
          <w:ilvl w:val="0"/>
          <w:numId w:val="4"/>
        </w:numPr>
        <w:ind w:left="425" w:hanging="425"/>
        <w:rPr>
          <w:b w:val="1"/>
          <w:sz w:val="22"/>
          <w:szCs w:val="22"/>
        </w:rPr>
      </w:pPr>
      <w:r w:rsidDel="00000000" w:rsidR="00000000" w:rsidRPr="00000000">
        <w:rPr>
          <w:b w:val="1"/>
          <w:sz w:val="22"/>
          <w:szCs w:val="22"/>
          <w:rtl w:val="0"/>
        </w:rPr>
        <w:t xml:space="preserve">Supervisors / Advisors</w:t>
      </w:r>
      <w:r w:rsidDel="00000000" w:rsidR="00000000" w:rsidRPr="00000000">
        <w:rPr>
          <w:sz w:val="24"/>
          <w:szCs w:val="24"/>
          <w:rtl w:val="0"/>
        </w:rPr>
        <w:br w:type="textWrapping"/>
      </w:r>
      <w:r w:rsidDel="00000000" w:rsidR="00000000" w:rsidRPr="00000000">
        <w:rPr>
          <w:rtl w:val="0"/>
        </w:rPr>
      </w:r>
    </w:p>
    <w:sdt>
      <w:sdtPr>
        <w:lock w:val="contentLocked"/>
        <w:tag w:val="goog_rdk_10"/>
      </w:sdtPr>
      <w:sdtContent>
        <w:tbl>
          <w:tblPr>
            <w:tblStyle w:val="Table14"/>
            <w:tblpPr w:leftFromText="180" w:rightFromText="180" w:topFromText="0" w:bottomFromText="0" w:vertAnchor="text" w:horzAnchor="text" w:tblpX="135" w:tblpY="0"/>
            <w:tblW w:w="9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5"/>
            <w:gridCol w:w="1875"/>
            <w:gridCol w:w="2115"/>
            <w:gridCol w:w="2580"/>
            <w:gridCol w:w="1305"/>
            <w:tblGridChange w:id="0">
              <w:tblGrid>
                <w:gridCol w:w="1845"/>
                <w:gridCol w:w="1875"/>
                <w:gridCol w:w="2115"/>
                <w:gridCol w:w="2580"/>
                <w:gridCol w:w="1305"/>
              </w:tblGrid>
            </w:tblGridChange>
          </w:tblGrid>
          <w:tr>
            <w:trPr>
              <w:cantSplit w:val="0"/>
              <w:trHeight w:val="362" w:hRule="atLeast"/>
              <w:tblHeader w:val="0"/>
            </w:trPr>
            <w:tc>
              <w:tcPr>
                <w:vAlign w:val="center"/>
              </w:tcPr>
              <w:p w:rsidR="00000000" w:rsidDel="00000000" w:rsidP="00000000" w:rsidRDefault="00000000" w:rsidRPr="00000000" w14:paraId="00000184">
                <w:pPr>
                  <w:spacing w:line="200" w:lineRule="auto"/>
                  <w:jc w:val="center"/>
                  <w:rPr>
                    <w:sz w:val="22"/>
                    <w:szCs w:val="22"/>
                  </w:rPr>
                </w:pPr>
                <w:r w:rsidDel="00000000" w:rsidR="00000000" w:rsidRPr="00000000">
                  <w:rPr>
                    <w:rtl w:val="0"/>
                  </w:rPr>
                </w:r>
              </w:p>
            </w:tc>
            <w:tc>
              <w:tcPr>
                <w:vAlign w:val="center"/>
              </w:tcPr>
              <w:p w:rsidR="00000000" w:rsidDel="00000000" w:rsidP="00000000" w:rsidRDefault="00000000" w:rsidRPr="00000000" w14:paraId="00000185">
                <w:pPr>
                  <w:spacing w:line="200" w:lineRule="auto"/>
                  <w:jc w:val="center"/>
                  <w:rPr>
                    <w:sz w:val="22"/>
                    <w:szCs w:val="22"/>
                  </w:rPr>
                </w:pPr>
                <w:r w:rsidDel="00000000" w:rsidR="00000000" w:rsidRPr="00000000">
                  <w:rPr>
                    <w:sz w:val="22"/>
                    <w:szCs w:val="22"/>
                    <w:rtl w:val="0"/>
                  </w:rPr>
                  <w:t xml:space="preserve">Name</w:t>
                </w:r>
              </w:p>
            </w:tc>
            <w:tc>
              <w:tcPr>
                <w:vAlign w:val="center"/>
              </w:tcPr>
              <w:p w:rsidR="00000000" w:rsidDel="00000000" w:rsidP="00000000" w:rsidRDefault="00000000" w:rsidRPr="00000000" w14:paraId="00000186">
                <w:pPr>
                  <w:spacing w:line="200" w:lineRule="auto"/>
                  <w:jc w:val="center"/>
                  <w:rPr>
                    <w:sz w:val="22"/>
                    <w:szCs w:val="22"/>
                  </w:rPr>
                </w:pPr>
                <w:r w:rsidDel="00000000" w:rsidR="00000000" w:rsidRPr="00000000">
                  <w:rPr>
                    <w:sz w:val="22"/>
                    <w:szCs w:val="22"/>
                    <w:rtl w:val="0"/>
                  </w:rPr>
                  <w:t xml:space="preserve">Designation &amp; Department</w:t>
                </w:r>
              </w:p>
            </w:tc>
            <w:tc>
              <w:tcPr>
                <w:vAlign w:val="center"/>
              </w:tcPr>
              <w:p w:rsidR="00000000" w:rsidDel="00000000" w:rsidP="00000000" w:rsidRDefault="00000000" w:rsidRPr="00000000" w14:paraId="00000187">
                <w:pPr>
                  <w:spacing w:line="200" w:lineRule="auto"/>
                  <w:jc w:val="center"/>
                  <w:rPr>
                    <w:sz w:val="22"/>
                    <w:szCs w:val="22"/>
                  </w:rPr>
                </w:pPr>
                <w:r w:rsidDel="00000000" w:rsidR="00000000" w:rsidRPr="00000000">
                  <w:rPr>
                    <w:sz w:val="22"/>
                    <w:szCs w:val="22"/>
                    <w:rtl w:val="0"/>
                  </w:rPr>
                  <w:t xml:space="preserve">Address &amp; Contact</w:t>
                </w:r>
              </w:p>
            </w:tc>
            <w:tc>
              <w:tcPr>
                <w:vAlign w:val="center"/>
              </w:tcPr>
              <w:p w:rsidR="00000000" w:rsidDel="00000000" w:rsidP="00000000" w:rsidRDefault="00000000" w:rsidRPr="00000000" w14:paraId="00000188">
                <w:pPr>
                  <w:spacing w:line="200" w:lineRule="auto"/>
                  <w:jc w:val="center"/>
                  <w:rPr>
                    <w:sz w:val="22"/>
                    <w:szCs w:val="22"/>
                  </w:rPr>
                </w:pPr>
                <w:r w:rsidDel="00000000" w:rsidR="00000000" w:rsidRPr="00000000">
                  <w:rPr>
                    <w:sz w:val="22"/>
                    <w:szCs w:val="22"/>
                    <w:rtl w:val="0"/>
                  </w:rPr>
                  <w:t xml:space="preserve">Signature(s)</w:t>
                </w:r>
              </w:p>
            </w:tc>
          </w:tr>
          <w:tr>
            <w:trPr>
              <w:cantSplit w:val="0"/>
              <w:trHeight w:val="665" w:hRule="atLeast"/>
              <w:tblHeader w:val="0"/>
            </w:trPr>
            <w:tc>
              <w:tcPr>
                <w:vAlign w:val="center"/>
              </w:tcPr>
              <w:p w:rsidR="00000000" w:rsidDel="00000000" w:rsidP="00000000" w:rsidRDefault="00000000" w:rsidRPr="00000000" w14:paraId="00000189">
                <w:pPr>
                  <w:spacing w:line="200" w:lineRule="auto"/>
                  <w:rPr>
                    <w:sz w:val="22"/>
                    <w:szCs w:val="22"/>
                  </w:rPr>
                </w:pPr>
                <w:r w:rsidDel="00000000" w:rsidR="00000000" w:rsidRPr="00000000">
                  <w:rPr>
                    <w:rtl w:val="0"/>
                  </w:rPr>
                </w:r>
              </w:p>
              <w:p w:rsidR="00000000" w:rsidDel="00000000" w:rsidP="00000000" w:rsidRDefault="00000000" w:rsidRPr="00000000" w14:paraId="0000018A">
                <w:pPr>
                  <w:spacing w:line="200" w:lineRule="auto"/>
                  <w:rPr>
                    <w:sz w:val="22"/>
                    <w:szCs w:val="22"/>
                  </w:rPr>
                </w:pPr>
                <w:r w:rsidDel="00000000" w:rsidR="00000000" w:rsidRPr="00000000">
                  <w:rPr>
                    <w:sz w:val="22"/>
                    <w:szCs w:val="22"/>
                    <w:rtl w:val="0"/>
                  </w:rPr>
                  <w:t xml:space="preserve">Supervisor</w:t>
                </w:r>
              </w:p>
              <w:p w:rsidR="00000000" w:rsidDel="00000000" w:rsidP="00000000" w:rsidRDefault="00000000" w:rsidRPr="00000000" w14:paraId="0000018B">
                <w:pPr>
                  <w:spacing w:line="200" w:lineRule="auto"/>
                  <w:rPr>
                    <w:sz w:val="22"/>
                    <w:szCs w:val="22"/>
                  </w:rPr>
                </w:pPr>
                <w:r w:rsidDel="00000000" w:rsidR="00000000" w:rsidRPr="00000000">
                  <w:rPr>
                    <w:rtl w:val="0"/>
                  </w:rPr>
                </w:r>
              </w:p>
            </w:tc>
            <w:tc>
              <w:tcPr/>
              <w:p w:rsidR="00000000" w:rsidDel="00000000" w:rsidP="00000000" w:rsidRDefault="00000000" w:rsidRPr="00000000" w14:paraId="0000018C">
                <w:pPr>
                  <w:spacing w:line="200" w:lineRule="auto"/>
                  <w:jc w:val="center"/>
                  <w:rPr>
                    <w:sz w:val="24"/>
                    <w:szCs w:val="24"/>
                  </w:rPr>
                </w:pPr>
                <w:r w:rsidDel="00000000" w:rsidR="00000000" w:rsidRPr="00000000">
                  <w:rPr>
                    <w:rtl w:val="0"/>
                  </w:rPr>
                </w:r>
              </w:p>
              <w:p w:rsidR="00000000" w:rsidDel="00000000" w:rsidP="00000000" w:rsidRDefault="00000000" w:rsidRPr="00000000" w14:paraId="0000018D">
                <w:pPr>
                  <w:spacing w:line="200" w:lineRule="auto"/>
                  <w:jc w:val="center"/>
                  <w:rPr>
                    <w:sz w:val="24"/>
                    <w:szCs w:val="24"/>
                  </w:rPr>
                </w:pPr>
                <w:r w:rsidDel="00000000" w:rsidR="00000000" w:rsidRPr="00000000">
                  <w:rPr>
                    <w:sz w:val="24"/>
                    <w:szCs w:val="24"/>
                    <w:rtl w:val="0"/>
                  </w:rPr>
                  <w:t xml:space="preserve">Ms. Fakhra Aftab</w:t>
                </w:r>
              </w:p>
            </w:tc>
            <w:tc>
              <w:tcPr/>
              <w:p w:rsidR="00000000" w:rsidDel="00000000" w:rsidP="00000000" w:rsidRDefault="00000000" w:rsidRPr="00000000" w14:paraId="0000018E">
                <w:pPr>
                  <w:spacing w:line="200" w:lineRule="auto"/>
                  <w:jc w:val="center"/>
                  <w:rPr>
                    <w:sz w:val="24"/>
                    <w:szCs w:val="24"/>
                  </w:rPr>
                </w:pPr>
                <w:r w:rsidDel="00000000" w:rsidR="00000000" w:rsidRPr="00000000">
                  <w:rPr>
                    <w:rtl w:val="0"/>
                  </w:rPr>
                </w:r>
              </w:p>
              <w:p w:rsidR="00000000" w:rsidDel="00000000" w:rsidP="00000000" w:rsidRDefault="00000000" w:rsidRPr="00000000" w14:paraId="0000018F">
                <w:pPr>
                  <w:spacing w:line="200" w:lineRule="auto"/>
                  <w:jc w:val="center"/>
                  <w:rPr>
                    <w:sz w:val="24"/>
                    <w:szCs w:val="24"/>
                  </w:rPr>
                </w:pPr>
                <w:r w:rsidDel="00000000" w:rsidR="00000000" w:rsidRPr="00000000">
                  <w:rPr>
                    <w:sz w:val="24"/>
                    <w:szCs w:val="24"/>
                    <w:rtl w:val="0"/>
                  </w:rPr>
                  <w:t xml:space="preserve">Lecturer, CIS</w:t>
                </w:r>
              </w:p>
            </w:tc>
            <w:tc>
              <w:tcPr/>
              <w:p w:rsidR="00000000" w:rsidDel="00000000" w:rsidP="00000000" w:rsidRDefault="00000000" w:rsidRPr="00000000" w14:paraId="00000190">
                <w:pPr>
                  <w:spacing w:line="200" w:lineRule="auto"/>
                  <w:jc w:val="center"/>
                  <w:rPr>
                    <w:sz w:val="24"/>
                    <w:szCs w:val="24"/>
                    <w:highlight w:val="white"/>
                  </w:rPr>
                </w:pPr>
                <w:r w:rsidDel="00000000" w:rsidR="00000000" w:rsidRPr="00000000">
                  <w:rPr>
                    <w:rtl w:val="0"/>
                  </w:rPr>
                </w:r>
              </w:p>
              <w:p w:rsidR="00000000" w:rsidDel="00000000" w:rsidP="00000000" w:rsidRDefault="00000000" w:rsidRPr="00000000" w14:paraId="00000191">
                <w:pPr>
                  <w:spacing w:line="200" w:lineRule="auto"/>
                  <w:jc w:val="center"/>
                  <w:rPr>
                    <w:sz w:val="24"/>
                    <w:szCs w:val="24"/>
                    <w:highlight w:val="white"/>
                  </w:rPr>
                </w:pPr>
                <w:hyperlink r:id="rId8">
                  <w:r w:rsidDel="00000000" w:rsidR="00000000" w:rsidRPr="00000000">
                    <w:rPr>
                      <w:color w:val="1155cc"/>
                      <w:sz w:val="24"/>
                      <w:szCs w:val="24"/>
                      <w:highlight w:val="white"/>
                      <w:u w:val="single"/>
                      <w:rtl w:val="0"/>
                    </w:rPr>
                    <w:t xml:space="preserve">fakhraaftab@cloud.neduet.edu.pk</w:t>
                  </w:r>
                </w:hyperlink>
                <w:r w:rsidDel="00000000" w:rsidR="00000000" w:rsidRPr="00000000">
                  <w:rPr>
                    <w:rtl w:val="0"/>
                  </w:rPr>
                </w:r>
              </w:p>
              <w:p w:rsidR="00000000" w:rsidDel="00000000" w:rsidP="00000000" w:rsidRDefault="00000000" w:rsidRPr="00000000" w14:paraId="00000192">
                <w:pPr>
                  <w:spacing w:line="200" w:lineRule="auto"/>
                  <w:jc w:val="center"/>
                  <w:rPr>
                    <w:sz w:val="24"/>
                    <w:szCs w:val="24"/>
                    <w:highlight w:val="white"/>
                  </w:rPr>
                </w:pPr>
                <w:r w:rsidDel="00000000" w:rsidR="00000000" w:rsidRPr="00000000">
                  <w:rPr>
                    <w:rtl w:val="0"/>
                  </w:rPr>
                </w:r>
              </w:p>
            </w:tc>
            <w:tc>
              <w:tcPr/>
              <w:p w:rsidR="00000000" w:rsidDel="00000000" w:rsidP="00000000" w:rsidRDefault="00000000" w:rsidRPr="00000000" w14:paraId="00000193">
                <w:pPr>
                  <w:spacing w:line="200" w:lineRule="auto"/>
                  <w:rPr>
                    <w:sz w:val="22"/>
                    <w:szCs w:val="22"/>
                  </w:rPr>
                </w:pPr>
                <w:r w:rsidDel="00000000" w:rsidR="00000000" w:rsidRPr="00000000">
                  <w:rPr>
                    <w:rtl w:val="0"/>
                  </w:rPr>
                </w:r>
              </w:p>
            </w:tc>
          </w:tr>
          <w:tr>
            <w:trPr>
              <w:cantSplit w:val="0"/>
              <w:trHeight w:val="850" w:hRule="atLeast"/>
              <w:tblHeader w:val="0"/>
            </w:trPr>
            <w:tc>
              <w:tcPr>
                <w:vAlign w:val="center"/>
              </w:tcPr>
              <w:p w:rsidR="00000000" w:rsidDel="00000000" w:rsidP="00000000" w:rsidRDefault="00000000" w:rsidRPr="00000000" w14:paraId="00000194">
                <w:pPr>
                  <w:spacing w:line="200" w:lineRule="auto"/>
                  <w:rPr>
                    <w:sz w:val="22"/>
                    <w:szCs w:val="22"/>
                  </w:rPr>
                </w:pPr>
                <w:r w:rsidDel="00000000" w:rsidR="00000000" w:rsidRPr="00000000">
                  <w:rPr>
                    <w:rtl w:val="0"/>
                  </w:rPr>
                </w:r>
              </w:p>
              <w:p w:rsidR="00000000" w:rsidDel="00000000" w:rsidP="00000000" w:rsidRDefault="00000000" w:rsidRPr="00000000" w14:paraId="00000195">
                <w:pPr>
                  <w:spacing w:line="200" w:lineRule="auto"/>
                  <w:rPr>
                    <w:sz w:val="22"/>
                    <w:szCs w:val="22"/>
                  </w:rPr>
                </w:pPr>
                <w:r w:rsidDel="00000000" w:rsidR="00000000" w:rsidRPr="00000000">
                  <w:rPr>
                    <w:sz w:val="22"/>
                    <w:szCs w:val="22"/>
                    <w:rtl w:val="0"/>
                  </w:rPr>
                  <w:t xml:space="preserve">Co-Supervisor </w:t>
                </w:r>
              </w:p>
              <w:p w:rsidR="00000000" w:rsidDel="00000000" w:rsidP="00000000" w:rsidRDefault="00000000" w:rsidRPr="00000000" w14:paraId="00000196">
                <w:pPr>
                  <w:spacing w:line="200" w:lineRule="auto"/>
                  <w:rPr>
                    <w:sz w:val="22"/>
                    <w:szCs w:val="22"/>
                  </w:rPr>
                </w:pPr>
                <w:r w:rsidDel="00000000" w:rsidR="00000000" w:rsidRPr="00000000">
                  <w:rPr>
                    <w:sz w:val="22"/>
                    <w:szCs w:val="22"/>
                    <w:rtl w:val="0"/>
                  </w:rPr>
                  <w:t xml:space="preserve">(If any)</w:t>
                </w:r>
              </w:p>
              <w:p w:rsidR="00000000" w:rsidDel="00000000" w:rsidP="00000000" w:rsidRDefault="00000000" w:rsidRPr="00000000" w14:paraId="00000197">
                <w:pPr>
                  <w:spacing w:line="200" w:lineRule="auto"/>
                  <w:rPr>
                    <w:sz w:val="22"/>
                    <w:szCs w:val="22"/>
                  </w:rPr>
                </w:pPr>
                <w:r w:rsidDel="00000000" w:rsidR="00000000" w:rsidRPr="00000000">
                  <w:rPr>
                    <w:rtl w:val="0"/>
                  </w:rPr>
                </w:r>
              </w:p>
            </w:tc>
            <w:tc>
              <w:tcPr/>
              <w:p w:rsidR="00000000" w:rsidDel="00000000" w:rsidP="00000000" w:rsidRDefault="00000000" w:rsidRPr="00000000" w14:paraId="00000198">
                <w:pPr>
                  <w:spacing w:line="200" w:lineRule="auto"/>
                  <w:jc w:val="center"/>
                  <w:rPr>
                    <w:sz w:val="24"/>
                    <w:szCs w:val="24"/>
                  </w:rPr>
                </w:pPr>
                <w:r w:rsidDel="00000000" w:rsidR="00000000" w:rsidRPr="00000000">
                  <w:rPr>
                    <w:rtl w:val="0"/>
                  </w:rPr>
                </w:r>
              </w:p>
              <w:p w:rsidR="00000000" w:rsidDel="00000000" w:rsidP="00000000" w:rsidRDefault="00000000" w:rsidRPr="00000000" w14:paraId="00000199">
                <w:pPr>
                  <w:spacing w:line="200" w:lineRule="auto"/>
                  <w:jc w:val="center"/>
                  <w:rPr>
                    <w:sz w:val="24"/>
                    <w:szCs w:val="24"/>
                  </w:rPr>
                </w:pPr>
                <w:r w:rsidDel="00000000" w:rsidR="00000000" w:rsidRPr="00000000">
                  <w:rPr>
                    <w:sz w:val="24"/>
                    <w:szCs w:val="24"/>
                    <w:rtl w:val="0"/>
                  </w:rPr>
                  <w:t xml:space="preserve">Dr. Majida Kazmi</w:t>
                </w:r>
              </w:p>
            </w:tc>
            <w:tc>
              <w:tcPr/>
              <w:p w:rsidR="00000000" w:rsidDel="00000000" w:rsidP="00000000" w:rsidRDefault="00000000" w:rsidRPr="00000000" w14:paraId="0000019A">
                <w:pPr>
                  <w:spacing w:line="200" w:lineRule="auto"/>
                  <w:jc w:val="center"/>
                  <w:rPr>
                    <w:sz w:val="24"/>
                    <w:szCs w:val="24"/>
                  </w:rPr>
                </w:pPr>
                <w:r w:rsidDel="00000000" w:rsidR="00000000" w:rsidRPr="00000000">
                  <w:rPr>
                    <w:rtl w:val="0"/>
                  </w:rPr>
                </w:r>
              </w:p>
              <w:p w:rsidR="00000000" w:rsidDel="00000000" w:rsidP="00000000" w:rsidRDefault="00000000" w:rsidRPr="00000000" w14:paraId="0000019B">
                <w:pPr>
                  <w:spacing w:line="200" w:lineRule="auto"/>
                  <w:jc w:val="center"/>
                  <w:rPr>
                    <w:sz w:val="24"/>
                    <w:szCs w:val="24"/>
                  </w:rPr>
                </w:pPr>
                <w:r w:rsidDel="00000000" w:rsidR="00000000" w:rsidRPr="00000000">
                  <w:rPr>
                    <w:sz w:val="24"/>
                    <w:szCs w:val="24"/>
                    <w:rtl w:val="0"/>
                  </w:rPr>
                  <w:t xml:space="preserve">Associate </w:t>
                </w:r>
              </w:p>
              <w:p w:rsidR="00000000" w:rsidDel="00000000" w:rsidP="00000000" w:rsidRDefault="00000000" w:rsidRPr="00000000" w14:paraId="0000019C">
                <w:pPr>
                  <w:spacing w:line="200" w:lineRule="auto"/>
                  <w:jc w:val="center"/>
                  <w:rPr>
                    <w:sz w:val="24"/>
                    <w:szCs w:val="24"/>
                  </w:rPr>
                </w:pPr>
                <w:r w:rsidDel="00000000" w:rsidR="00000000" w:rsidRPr="00000000">
                  <w:rPr>
                    <w:sz w:val="24"/>
                    <w:szCs w:val="24"/>
                    <w:rtl w:val="0"/>
                  </w:rPr>
                  <w:t xml:space="preserve">Professor, CIS</w:t>
                </w:r>
              </w:p>
              <w:p w:rsidR="00000000" w:rsidDel="00000000" w:rsidP="00000000" w:rsidRDefault="00000000" w:rsidRPr="00000000" w14:paraId="0000019D">
                <w:pPr>
                  <w:spacing w:line="200" w:lineRule="auto"/>
                  <w:jc w:val="center"/>
                  <w:rPr>
                    <w:sz w:val="24"/>
                    <w:szCs w:val="24"/>
                  </w:rPr>
                </w:pPr>
                <w:r w:rsidDel="00000000" w:rsidR="00000000" w:rsidRPr="00000000">
                  <w:rPr>
                    <w:rtl w:val="0"/>
                  </w:rPr>
                </w:r>
              </w:p>
            </w:tc>
            <w:tc>
              <w:tcPr/>
              <w:p w:rsidR="00000000" w:rsidDel="00000000" w:rsidP="00000000" w:rsidRDefault="00000000" w:rsidRPr="00000000" w14:paraId="0000019E">
                <w:pPr>
                  <w:spacing w:line="200" w:lineRule="auto"/>
                  <w:jc w:val="center"/>
                  <w:rPr>
                    <w:sz w:val="22"/>
                    <w:szCs w:val="22"/>
                  </w:rPr>
                </w:pPr>
                <w:r w:rsidDel="00000000" w:rsidR="00000000" w:rsidRPr="00000000">
                  <w:rPr>
                    <w:rtl w:val="0"/>
                  </w:rPr>
                </w:r>
              </w:p>
              <w:p w:rsidR="00000000" w:rsidDel="00000000" w:rsidP="00000000" w:rsidRDefault="00000000" w:rsidRPr="00000000" w14:paraId="0000019F">
                <w:pPr>
                  <w:spacing w:line="200" w:lineRule="auto"/>
                  <w:jc w:val="center"/>
                  <w:rPr>
                    <w:sz w:val="24"/>
                    <w:szCs w:val="24"/>
                  </w:rPr>
                </w:pPr>
                <w:hyperlink r:id="rId9">
                  <w:r w:rsidDel="00000000" w:rsidR="00000000" w:rsidRPr="00000000">
                    <w:rPr>
                      <w:color w:val="1155cc"/>
                      <w:sz w:val="24"/>
                      <w:szCs w:val="24"/>
                      <w:u w:val="single"/>
                      <w:rtl w:val="0"/>
                    </w:rPr>
                    <w:t xml:space="preserve">majidakazmi@neduet.edu.pk</w:t>
                  </w:r>
                </w:hyperlink>
                <w:r w:rsidDel="00000000" w:rsidR="00000000" w:rsidRPr="00000000">
                  <w:rPr>
                    <w:rtl w:val="0"/>
                  </w:rPr>
                </w:r>
              </w:p>
              <w:p w:rsidR="00000000" w:rsidDel="00000000" w:rsidP="00000000" w:rsidRDefault="00000000" w:rsidRPr="00000000" w14:paraId="000001A0">
                <w:pPr>
                  <w:spacing w:line="200" w:lineRule="auto"/>
                  <w:jc w:val="center"/>
                  <w:rPr>
                    <w:sz w:val="24"/>
                    <w:szCs w:val="24"/>
                  </w:rPr>
                </w:pPr>
                <w:r w:rsidDel="00000000" w:rsidR="00000000" w:rsidRPr="00000000">
                  <w:rPr>
                    <w:rtl w:val="0"/>
                  </w:rPr>
                </w:r>
              </w:p>
            </w:tc>
            <w:tc>
              <w:tcPr/>
              <w:p w:rsidR="00000000" w:rsidDel="00000000" w:rsidP="00000000" w:rsidRDefault="00000000" w:rsidRPr="00000000" w14:paraId="000001A1">
                <w:pPr>
                  <w:spacing w:line="200" w:lineRule="auto"/>
                  <w:rPr>
                    <w:sz w:val="22"/>
                    <w:szCs w:val="22"/>
                  </w:rPr>
                </w:pPr>
                <w:r w:rsidDel="00000000" w:rsidR="00000000" w:rsidRPr="00000000">
                  <w:rPr>
                    <w:rtl w:val="0"/>
                  </w:rPr>
                </w:r>
              </w:p>
            </w:tc>
          </w:tr>
          <w:tr>
            <w:trPr>
              <w:cantSplit w:val="0"/>
              <w:trHeight w:val="845" w:hRule="atLeast"/>
              <w:tblHeader w:val="0"/>
            </w:trPr>
            <w:tc>
              <w:tcPr>
                <w:vMerge w:val="restart"/>
                <w:tcBorders>
                  <w:bottom w:color="f7f7f7" w:space="0" w:sz="4" w:val="single"/>
                </w:tcBorders>
                <w:vAlign w:val="center"/>
              </w:tcPr>
              <w:p w:rsidR="00000000" w:rsidDel="00000000" w:rsidP="00000000" w:rsidRDefault="00000000" w:rsidRPr="00000000" w14:paraId="000001A2">
                <w:pPr>
                  <w:spacing w:line="200" w:lineRule="auto"/>
                  <w:rPr>
                    <w:sz w:val="22"/>
                    <w:szCs w:val="22"/>
                  </w:rPr>
                </w:pPr>
                <w:r w:rsidDel="00000000" w:rsidR="00000000" w:rsidRPr="00000000">
                  <w:rPr>
                    <w:sz w:val="22"/>
                    <w:szCs w:val="22"/>
                    <w:rtl w:val="0"/>
                  </w:rPr>
                  <w:t xml:space="preserve">Industrial Advisor (If any)</w:t>
                </w:r>
              </w:p>
              <w:p w:rsidR="00000000" w:rsidDel="00000000" w:rsidP="00000000" w:rsidRDefault="00000000" w:rsidRPr="00000000" w14:paraId="000001A3">
                <w:pPr>
                  <w:spacing w:line="200" w:lineRule="auto"/>
                  <w:rPr>
                    <w:sz w:val="22"/>
                    <w:szCs w:val="22"/>
                  </w:rPr>
                </w:pPr>
                <w:r w:rsidDel="00000000" w:rsidR="00000000" w:rsidRPr="00000000">
                  <w:rPr>
                    <w:rtl w:val="0"/>
                  </w:rPr>
                </w:r>
              </w:p>
            </w:tc>
            <w:tc>
              <w:tcPr/>
              <w:p w:rsidR="00000000" w:rsidDel="00000000" w:rsidP="00000000" w:rsidRDefault="00000000" w:rsidRPr="00000000" w14:paraId="000001A4">
                <w:pPr>
                  <w:spacing w:line="200" w:lineRule="auto"/>
                  <w:jc w:val="center"/>
                  <w:rPr>
                    <w:sz w:val="22"/>
                    <w:szCs w:val="22"/>
                  </w:rPr>
                </w:pPr>
                <w:r w:rsidDel="00000000" w:rsidR="00000000" w:rsidRPr="00000000">
                  <w:rPr>
                    <w:rtl w:val="0"/>
                  </w:rPr>
                </w:r>
              </w:p>
              <w:p w:rsidR="00000000" w:rsidDel="00000000" w:rsidP="00000000" w:rsidRDefault="00000000" w:rsidRPr="00000000" w14:paraId="000001A5">
                <w:pPr>
                  <w:spacing w:line="200" w:lineRule="auto"/>
                  <w:jc w:val="center"/>
                  <w:rPr>
                    <w:sz w:val="22"/>
                    <w:szCs w:val="22"/>
                  </w:rPr>
                </w:pPr>
                <w:r w:rsidDel="00000000" w:rsidR="00000000" w:rsidRPr="00000000">
                  <w:rPr>
                    <w:sz w:val="22"/>
                    <w:szCs w:val="22"/>
                    <w:rtl w:val="0"/>
                  </w:rPr>
                  <w:t xml:space="preserve">Mr. Omar Razzaq</w:t>
                </w:r>
              </w:p>
            </w:tc>
            <w:tc>
              <w:tcPr/>
              <w:p w:rsidR="00000000" w:rsidDel="00000000" w:rsidP="00000000" w:rsidRDefault="00000000" w:rsidRPr="00000000" w14:paraId="000001A6">
                <w:pPr>
                  <w:spacing w:line="200" w:lineRule="auto"/>
                  <w:jc w:val="center"/>
                  <w:rPr>
                    <w:sz w:val="22"/>
                    <w:szCs w:val="22"/>
                  </w:rPr>
                </w:pPr>
                <w:r w:rsidDel="00000000" w:rsidR="00000000" w:rsidRPr="00000000">
                  <w:rPr>
                    <w:rtl w:val="0"/>
                  </w:rPr>
                </w:r>
              </w:p>
              <w:p w:rsidR="00000000" w:rsidDel="00000000" w:rsidP="00000000" w:rsidRDefault="00000000" w:rsidRPr="00000000" w14:paraId="000001A7">
                <w:pPr>
                  <w:spacing w:line="200" w:lineRule="auto"/>
                  <w:jc w:val="center"/>
                  <w:rPr>
                    <w:sz w:val="22"/>
                    <w:szCs w:val="22"/>
                  </w:rPr>
                </w:pPr>
                <w:r w:rsidDel="00000000" w:rsidR="00000000" w:rsidRPr="00000000">
                  <w:rPr>
                    <w:sz w:val="22"/>
                    <w:szCs w:val="22"/>
                    <w:rtl w:val="0"/>
                  </w:rPr>
                  <w:t xml:space="preserve">Director Operations, Agri Auto Pvt Ltd.</w:t>
                </w:r>
              </w:p>
            </w:tc>
            <w:tc>
              <w:tcPr/>
              <w:p w:rsidR="00000000" w:rsidDel="00000000" w:rsidP="00000000" w:rsidRDefault="00000000" w:rsidRPr="00000000" w14:paraId="000001A8">
                <w:pPr>
                  <w:spacing w:line="200" w:lineRule="auto"/>
                  <w:jc w:val="center"/>
                  <w:rPr>
                    <w:sz w:val="22"/>
                    <w:szCs w:val="22"/>
                  </w:rPr>
                </w:pPr>
                <w:r w:rsidDel="00000000" w:rsidR="00000000" w:rsidRPr="00000000">
                  <w:rPr>
                    <w:rtl w:val="0"/>
                  </w:rPr>
                </w:r>
              </w:p>
              <w:p w:rsidR="00000000" w:rsidDel="00000000" w:rsidP="00000000" w:rsidRDefault="00000000" w:rsidRPr="00000000" w14:paraId="000001A9">
                <w:pPr>
                  <w:spacing w:line="200" w:lineRule="auto"/>
                  <w:jc w:val="center"/>
                  <w:rPr>
                    <w:sz w:val="22"/>
                    <w:szCs w:val="22"/>
                  </w:rPr>
                </w:pPr>
                <w:hyperlink r:id="rId10">
                  <w:r w:rsidDel="00000000" w:rsidR="00000000" w:rsidRPr="00000000">
                    <w:rPr>
                      <w:color w:val="1155cc"/>
                      <w:sz w:val="22"/>
                      <w:szCs w:val="22"/>
                      <w:u w:val="single"/>
                      <w:rtl w:val="0"/>
                    </w:rPr>
                    <w:t xml:space="preserve">omar.razzaq@agriauto.com.pk</w:t>
                  </w:r>
                </w:hyperlink>
                <w:r w:rsidDel="00000000" w:rsidR="00000000" w:rsidRPr="00000000">
                  <w:rPr>
                    <w:rtl w:val="0"/>
                  </w:rPr>
                </w:r>
              </w:p>
              <w:p w:rsidR="00000000" w:rsidDel="00000000" w:rsidP="00000000" w:rsidRDefault="00000000" w:rsidRPr="00000000" w14:paraId="000001AA">
                <w:pPr>
                  <w:spacing w:line="200" w:lineRule="auto"/>
                  <w:jc w:val="center"/>
                  <w:rPr>
                    <w:sz w:val="22"/>
                    <w:szCs w:val="22"/>
                  </w:rPr>
                </w:pPr>
                <w:r w:rsidDel="00000000" w:rsidR="00000000" w:rsidRPr="00000000">
                  <w:rPr>
                    <w:rtl w:val="0"/>
                  </w:rPr>
                </w:r>
              </w:p>
            </w:tc>
            <w:tc>
              <w:tcPr/>
              <w:p w:rsidR="00000000" w:rsidDel="00000000" w:rsidP="00000000" w:rsidRDefault="00000000" w:rsidRPr="00000000" w14:paraId="000001AB">
                <w:pPr>
                  <w:spacing w:line="200" w:lineRule="auto"/>
                  <w:rPr>
                    <w:sz w:val="22"/>
                    <w:szCs w:val="22"/>
                  </w:rPr>
                </w:pPr>
                <w:r w:rsidDel="00000000" w:rsidR="00000000" w:rsidRPr="00000000">
                  <w:rPr>
                    <w:rtl w:val="0"/>
                  </w:rPr>
                </w:r>
              </w:p>
            </w:tc>
          </w:tr>
          <w:tr>
            <w:trPr>
              <w:cantSplit w:val="0"/>
              <w:trHeight w:val="845" w:hRule="atLeast"/>
              <w:tblHeader w:val="0"/>
            </w:trPr>
            <w:tc>
              <w:tcPr>
                <w:vMerge w:val="continue"/>
                <w:tcBorders>
                  <w:top w:color="f7f7f7" w:space="0" w:sz="4" w:val="single"/>
                </w:tcBorders>
                <w:vAlign w:val="center"/>
              </w:tcPr>
              <w:p w:rsidR="00000000" w:rsidDel="00000000" w:rsidP="00000000" w:rsidRDefault="00000000" w:rsidRPr="00000000" w14:paraId="000001AC">
                <w:pPr>
                  <w:spacing w:after="0" w:before="0" w:line="240" w:lineRule="auto"/>
                  <w:ind w:left="0" w:firstLine="0"/>
                  <w:rPr>
                    <w:sz w:val="22"/>
                    <w:szCs w:val="22"/>
                  </w:rPr>
                </w:pPr>
                <w:r w:rsidDel="00000000" w:rsidR="00000000" w:rsidRPr="00000000">
                  <w:rPr>
                    <w:rtl w:val="0"/>
                  </w:rPr>
                </w:r>
              </w:p>
            </w:tc>
            <w:tc>
              <w:tcPr/>
              <w:p w:rsidR="00000000" w:rsidDel="00000000" w:rsidP="00000000" w:rsidRDefault="00000000" w:rsidRPr="00000000" w14:paraId="000001AD">
                <w:pPr>
                  <w:spacing w:line="200" w:lineRule="auto"/>
                  <w:jc w:val="center"/>
                  <w:rPr>
                    <w:sz w:val="22"/>
                    <w:szCs w:val="22"/>
                  </w:rPr>
                </w:pPr>
                <w:r w:rsidDel="00000000" w:rsidR="00000000" w:rsidRPr="00000000">
                  <w:rPr>
                    <w:rtl w:val="0"/>
                  </w:rPr>
                </w:r>
              </w:p>
              <w:p w:rsidR="00000000" w:rsidDel="00000000" w:rsidP="00000000" w:rsidRDefault="00000000" w:rsidRPr="00000000" w14:paraId="000001AE">
                <w:pPr>
                  <w:spacing w:line="200" w:lineRule="auto"/>
                  <w:jc w:val="center"/>
                  <w:rPr>
                    <w:sz w:val="22"/>
                    <w:szCs w:val="22"/>
                  </w:rPr>
                </w:pPr>
                <w:r w:rsidDel="00000000" w:rsidR="00000000" w:rsidRPr="00000000">
                  <w:rPr>
                    <w:sz w:val="22"/>
                    <w:szCs w:val="22"/>
                    <w:rtl w:val="0"/>
                  </w:rPr>
                  <w:t xml:space="preserve">Mr. Fasahat Hussain</w:t>
                </w:r>
              </w:p>
            </w:tc>
            <w:tc>
              <w:tcPr/>
              <w:p w:rsidR="00000000" w:rsidDel="00000000" w:rsidP="00000000" w:rsidRDefault="00000000" w:rsidRPr="00000000" w14:paraId="000001AF">
                <w:pPr>
                  <w:spacing w:line="200" w:lineRule="auto"/>
                  <w:jc w:val="center"/>
                  <w:rPr>
                    <w:sz w:val="22"/>
                    <w:szCs w:val="22"/>
                  </w:rPr>
                </w:pPr>
                <w:r w:rsidDel="00000000" w:rsidR="00000000" w:rsidRPr="00000000">
                  <w:rPr>
                    <w:sz w:val="22"/>
                    <w:szCs w:val="22"/>
                    <w:rtl w:val="0"/>
                  </w:rPr>
                  <w:t xml:space="preserve">Team Lead, Senior Technical Manager, DreamBig SemiConductor</w:t>
                </w:r>
              </w:p>
            </w:tc>
            <w:tc>
              <w:tcPr/>
              <w:p w:rsidR="00000000" w:rsidDel="00000000" w:rsidP="00000000" w:rsidRDefault="00000000" w:rsidRPr="00000000" w14:paraId="000001B0">
                <w:pPr>
                  <w:spacing w:line="200" w:lineRule="auto"/>
                  <w:jc w:val="center"/>
                  <w:rPr>
                    <w:sz w:val="22"/>
                    <w:szCs w:val="22"/>
                  </w:rPr>
                </w:pPr>
                <w:r w:rsidDel="00000000" w:rsidR="00000000" w:rsidRPr="00000000">
                  <w:rPr>
                    <w:rtl w:val="0"/>
                  </w:rPr>
                </w:r>
              </w:p>
              <w:p w:rsidR="00000000" w:rsidDel="00000000" w:rsidP="00000000" w:rsidRDefault="00000000" w:rsidRPr="00000000" w14:paraId="000001B1">
                <w:pPr>
                  <w:spacing w:line="200" w:lineRule="auto"/>
                  <w:jc w:val="center"/>
                  <w:rPr>
                    <w:sz w:val="22"/>
                    <w:szCs w:val="22"/>
                  </w:rPr>
                </w:pPr>
                <w:hyperlink r:id="rId11">
                  <w:r w:rsidDel="00000000" w:rsidR="00000000" w:rsidRPr="00000000">
                    <w:rPr>
                      <w:color w:val="1155cc"/>
                      <w:sz w:val="22"/>
                      <w:szCs w:val="22"/>
                      <w:u w:val="single"/>
                      <w:rtl w:val="0"/>
                    </w:rPr>
                    <w:t xml:space="preserve">fasahat@digitekeng.com</w:t>
                  </w:r>
                </w:hyperlink>
                <w:r w:rsidDel="00000000" w:rsidR="00000000" w:rsidRPr="00000000">
                  <w:rPr>
                    <w:rtl w:val="0"/>
                  </w:rPr>
                </w:r>
              </w:p>
              <w:p w:rsidR="00000000" w:rsidDel="00000000" w:rsidP="00000000" w:rsidRDefault="00000000" w:rsidRPr="00000000" w14:paraId="000001B2">
                <w:pPr>
                  <w:spacing w:line="200" w:lineRule="auto"/>
                  <w:jc w:val="center"/>
                  <w:rPr>
                    <w:sz w:val="22"/>
                    <w:szCs w:val="22"/>
                  </w:rPr>
                </w:pPr>
                <w:r w:rsidDel="00000000" w:rsidR="00000000" w:rsidRPr="00000000">
                  <w:rPr>
                    <w:rtl w:val="0"/>
                  </w:rPr>
                </w:r>
              </w:p>
            </w:tc>
            <w:tc>
              <w:tcPr/>
              <w:p w:rsidR="00000000" w:rsidDel="00000000" w:rsidP="00000000" w:rsidRDefault="00000000" w:rsidRPr="00000000" w14:paraId="000001B3">
                <w:pPr>
                  <w:spacing w:line="200" w:lineRule="auto"/>
                  <w:rPr>
                    <w:sz w:val="22"/>
                    <w:szCs w:val="22"/>
                  </w:rPr>
                </w:pPr>
                <w:r w:rsidDel="00000000" w:rsidR="00000000" w:rsidRPr="00000000">
                  <w:rPr>
                    <w:rtl w:val="0"/>
                  </w:rPr>
                </w:r>
              </w:p>
            </w:tc>
          </w:tr>
        </w:tbl>
      </w:sdtContent>
    </w:sdt>
    <w:p w:rsidR="00000000" w:rsidDel="00000000" w:rsidP="00000000" w:rsidRDefault="00000000" w:rsidRPr="00000000" w14:paraId="000001B4">
      <w:pPr>
        <w:rPr/>
      </w:pPr>
      <w:r w:rsidDel="00000000" w:rsidR="00000000" w:rsidRPr="00000000">
        <w:rPr>
          <w:rtl w:val="0"/>
        </w:rPr>
      </w:r>
    </w:p>
    <w:sdt>
      <w:sdtPr>
        <w:lock w:val="contentLocked"/>
        <w:tag w:val="goog_rdk_11"/>
      </w:sdtPr>
      <w:sdtContent>
        <w:tbl>
          <w:tblPr>
            <w:tblStyle w:val="Table15"/>
            <w:tblpPr w:leftFromText="180" w:rightFromText="180" w:topFromText="180" w:bottomFromText="180" w:vertAnchor="text" w:horzAnchor="text" w:tblpX="-90" w:tblpY="2034.697265625"/>
            <w:tblW w:w="9735.0" w:type="dxa"/>
            <w:jc w:val="left"/>
            <w:tblInd w:w="-47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580"/>
            <w:gridCol w:w="4155"/>
            <w:tblGridChange w:id="0">
              <w:tblGrid>
                <w:gridCol w:w="5580"/>
                <w:gridCol w:w="415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5">
                <w:pPr>
                  <w:tabs>
                    <w:tab w:val="left" w:leader="none" w:pos="368"/>
                  </w:tabs>
                  <w:spacing w:before="69" w:lineRule="auto"/>
                  <w:rPr>
                    <w:b w:val="1"/>
                    <w:sz w:val="24"/>
                    <w:szCs w:val="24"/>
                  </w:rPr>
                </w:pPr>
                <w:r w:rsidDel="00000000" w:rsidR="00000000" w:rsidRPr="00000000">
                  <w:rPr>
                    <w:rtl w:val="0"/>
                  </w:rPr>
                </w:r>
              </w:p>
              <w:p w:rsidR="00000000" w:rsidDel="00000000" w:rsidP="00000000" w:rsidRDefault="00000000" w:rsidRPr="00000000" w14:paraId="000001B6">
                <w:pPr>
                  <w:tabs>
                    <w:tab w:val="left" w:leader="none" w:pos="368"/>
                  </w:tabs>
                  <w:spacing w:before="69" w:lineRule="auto"/>
                  <w:rPr>
                    <w:b w:val="1"/>
                    <w:sz w:val="24"/>
                    <w:szCs w:val="24"/>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1B7">
                <w:pPr>
                  <w:tabs>
                    <w:tab w:val="left" w:leader="none" w:pos="368"/>
                  </w:tabs>
                  <w:spacing w:before="69" w:lineRule="auto"/>
                  <w:rPr>
                    <w:b w:val="1"/>
                    <w:sz w:val="24"/>
                    <w:szCs w:val="24"/>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8">
                <w:pPr>
                  <w:tabs>
                    <w:tab w:val="left" w:leader="none" w:pos="368"/>
                  </w:tabs>
                  <w:spacing w:before="69" w:lineRule="auto"/>
                  <w:rPr>
                    <w:b w:val="1"/>
                    <w:sz w:val="24"/>
                    <w:szCs w:val="24"/>
                  </w:rPr>
                </w:pPr>
                <w:r w:rsidDel="00000000" w:rsidR="00000000" w:rsidRPr="00000000">
                  <w:rPr>
                    <w:rtl w:val="0"/>
                  </w:rPr>
                </w:r>
              </w:p>
            </w:tc>
            <w:tc>
              <w:tcPr>
                <w:tcBorders>
                  <w:left w:color="000000" w:space="0" w:sz="0" w:val="nil"/>
                  <w:bottom w:color="000000" w:space="0" w:sz="0" w:val="nil"/>
                  <w:right w:color="000000" w:space="0" w:sz="0" w:val="nil"/>
                </w:tcBorders>
              </w:tcPr>
              <w:p w:rsidR="00000000" w:rsidDel="00000000" w:rsidP="00000000" w:rsidRDefault="00000000" w:rsidRPr="00000000" w14:paraId="000001B9">
                <w:pPr>
                  <w:tabs>
                    <w:tab w:val="left" w:leader="none" w:pos="368"/>
                  </w:tabs>
                  <w:spacing w:before="69" w:lineRule="auto"/>
                  <w:jc w:val="right"/>
                  <w:rPr>
                    <w:sz w:val="24"/>
                    <w:szCs w:val="24"/>
                  </w:rPr>
                </w:pPr>
                <w:r w:rsidDel="00000000" w:rsidR="00000000" w:rsidRPr="00000000">
                  <w:rPr>
                    <w:sz w:val="24"/>
                    <w:szCs w:val="24"/>
                    <w:rtl w:val="0"/>
                  </w:rPr>
                  <w:t xml:space="preserve">(Signature of Chairperson)</w:t>
                </w:r>
              </w:p>
            </w:tc>
          </w:tr>
          <w:tr>
            <w:trPr>
              <w:cantSplit w:val="0"/>
              <w:trHeight w:val="149.9765625000000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A">
                <w:pPr>
                  <w:tabs>
                    <w:tab w:val="left" w:leader="none" w:pos="368"/>
                  </w:tabs>
                  <w:spacing w:before="69" w:lineRule="auto"/>
                  <w:jc w:val="right"/>
                  <w:rPr>
                    <w:sz w:val="24"/>
                    <w:szCs w:val="24"/>
                  </w:rPr>
                </w:pPr>
                <w:r w:rsidDel="00000000" w:rsidR="00000000" w:rsidRPr="00000000">
                  <w:rPr>
                    <w:sz w:val="24"/>
                    <w:szCs w:val="24"/>
                    <w:rtl w:val="0"/>
                  </w:rPr>
                  <w:t xml:space="preserve">Date:</w:t>
                </w:r>
              </w:p>
            </w:tc>
            <w:tc>
              <w:tcPr>
                <w:tcBorders>
                  <w:top w:color="000000" w:space="0" w:sz="0" w:val="nil"/>
                  <w:left w:color="000000" w:space="0" w:sz="0" w:val="nil"/>
                  <w:right w:color="000000" w:space="0" w:sz="0" w:val="nil"/>
                </w:tcBorders>
              </w:tcPr>
              <w:p w:rsidR="00000000" w:rsidDel="00000000" w:rsidP="00000000" w:rsidRDefault="00000000" w:rsidRPr="00000000" w14:paraId="000001BB">
                <w:pPr>
                  <w:tabs>
                    <w:tab w:val="left" w:leader="none" w:pos="368"/>
                  </w:tabs>
                  <w:spacing w:before="69" w:lineRule="auto"/>
                  <w:rPr>
                    <w:b w:val="1"/>
                    <w:sz w:val="24"/>
                    <w:szCs w:val="24"/>
                  </w:rPr>
                </w:pPr>
                <w:r w:rsidDel="00000000" w:rsidR="00000000" w:rsidRPr="00000000">
                  <w:rPr>
                    <w:rtl w:val="0"/>
                  </w:rPr>
                </w:r>
              </w:p>
            </w:tc>
          </w:tr>
        </w:tbl>
      </w:sdtContent>
    </w:sdt>
    <w:p w:rsidR="00000000" w:rsidDel="00000000" w:rsidP="00000000" w:rsidRDefault="00000000" w:rsidRPr="00000000" w14:paraId="000001BC">
      <w:pPr>
        <w:spacing w:line="200" w:lineRule="auto"/>
        <w:rPr/>
      </w:pPr>
      <w:r w:rsidDel="00000000" w:rsidR="00000000" w:rsidRPr="00000000">
        <w:rPr>
          <w:rtl w:val="0"/>
        </w:rPr>
      </w:r>
    </w:p>
    <w:sdt>
      <w:sdtPr>
        <w:lock w:val="contentLocked"/>
        <w:tag w:val="goog_rdk_12"/>
      </w:sdtPr>
      <w:sdtContent>
        <w:tbl>
          <w:tblPr>
            <w:tblStyle w:val="Table16"/>
            <w:tblpPr w:leftFromText="180" w:rightFromText="180" w:topFromText="180" w:bottomFromText="180" w:vertAnchor="text" w:horzAnchor="text" w:tblpX="-315" w:tblpY="0"/>
            <w:tblW w:w="9720.0" w:type="dxa"/>
            <w:jc w:val="left"/>
            <w:tblInd w:w="-47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79"/>
            <w:gridCol w:w="3260"/>
            <w:gridCol w:w="2981"/>
            <w:tblGridChange w:id="0">
              <w:tblGrid>
                <w:gridCol w:w="3479"/>
                <w:gridCol w:w="3260"/>
                <w:gridCol w:w="2981"/>
              </w:tblGrid>
            </w:tblGridChange>
          </w:tblGrid>
          <w:tr>
            <w:trPr>
              <w:cantSplit w:val="0"/>
              <w:trHeight w:val="332" w:hRule="atLeast"/>
              <w:tblHeader w:val="0"/>
            </w:trPr>
            <w:tc>
              <w:tcPr>
                <w:gridSpan w:val="3"/>
                <w:vAlign w:val="bottom"/>
              </w:tcPr>
              <w:p w:rsidR="00000000" w:rsidDel="00000000" w:rsidP="00000000" w:rsidRDefault="00000000" w:rsidRPr="00000000" w14:paraId="000001BD">
                <w:pPr>
                  <w:spacing w:line="200" w:lineRule="auto"/>
                  <w:jc w:val="center"/>
                  <w:rPr>
                    <w:sz w:val="24"/>
                    <w:szCs w:val="24"/>
                  </w:rPr>
                </w:pPr>
                <w:r w:rsidDel="00000000" w:rsidR="00000000" w:rsidRPr="00000000">
                  <w:rPr>
                    <w:b w:val="1"/>
                    <w:sz w:val="24"/>
                    <w:szCs w:val="24"/>
                    <w:rtl w:val="0"/>
                  </w:rPr>
                  <w:t xml:space="preserve">For Office Use Only</w:t>
                </w:r>
                <w:r w:rsidDel="00000000" w:rsidR="00000000" w:rsidRPr="00000000">
                  <w:rPr>
                    <w:rtl w:val="0"/>
                  </w:rPr>
                </w:r>
              </w:p>
            </w:tc>
          </w:tr>
          <w:tr>
            <w:trPr>
              <w:cantSplit w:val="0"/>
              <w:tblHeader w:val="0"/>
            </w:trPr>
            <w:tc>
              <w:tcPr>
                <w:vAlign w:val="bottom"/>
              </w:tcPr>
              <w:p w:rsidR="00000000" w:rsidDel="00000000" w:rsidP="00000000" w:rsidRDefault="00000000" w:rsidRPr="00000000" w14:paraId="000001C0">
                <w:pPr>
                  <w:tabs>
                    <w:tab w:val="left" w:leader="none" w:pos="3985"/>
                  </w:tabs>
                  <w:ind w:left="75" w:firstLine="0"/>
                  <w:rPr>
                    <w:sz w:val="24"/>
                    <w:szCs w:val="24"/>
                  </w:rPr>
                </w:pPr>
                <w:r w:rsidDel="00000000" w:rsidR="00000000" w:rsidRPr="00000000">
                  <w:rPr>
                    <w:rtl w:val="0"/>
                  </w:rPr>
                </w:r>
              </w:p>
              <w:p w:rsidR="00000000" w:rsidDel="00000000" w:rsidP="00000000" w:rsidRDefault="00000000" w:rsidRPr="00000000" w14:paraId="000001C1">
                <w:pPr>
                  <w:tabs>
                    <w:tab w:val="left" w:leader="none" w:pos="3985"/>
                  </w:tabs>
                  <w:ind w:left="75" w:firstLine="0"/>
                  <w:rPr>
                    <w:sz w:val="24"/>
                    <w:szCs w:val="24"/>
                  </w:rPr>
                </w:pPr>
                <w:r w:rsidDel="00000000" w:rsidR="00000000" w:rsidRPr="00000000">
                  <w:rPr>
                    <w:sz w:val="24"/>
                    <w:szCs w:val="24"/>
                    <w:rtl w:val="0"/>
                  </w:rPr>
                  <w:t xml:space="preserve">Project Serial No.: </w:t>
                </w:r>
                <w:r w:rsidDel="00000000" w:rsidR="00000000" w:rsidRPr="00000000">
                  <w:rPr>
                    <w:sz w:val="24"/>
                    <w:szCs w:val="24"/>
                    <w:u w:val="single"/>
                    <w:rtl w:val="0"/>
                  </w:rPr>
                  <w:t xml:space="preserve"> __________</w:t>
                </w:r>
                <w:r w:rsidDel="00000000" w:rsidR="00000000" w:rsidRPr="00000000">
                  <w:rPr>
                    <w:rtl w:val="0"/>
                  </w:rPr>
                </w:r>
              </w:p>
              <w:p w:rsidR="00000000" w:rsidDel="00000000" w:rsidP="00000000" w:rsidRDefault="00000000" w:rsidRPr="00000000" w14:paraId="000001C2">
                <w:pPr>
                  <w:spacing w:before="16" w:line="260" w:lineRule="auto"/>
                  <w:rPr>
                    <w:sz w:val="24"/>
                    <w:szCs w:val="24"/>
                  </w:rPr>
                </w:pPr>
                <w:r w:rsidDel="00000000" w:rsidR="00000000" w:rsidRPr="00000000">
                  <w:rPr>
                    <w:rtl w:val="0"/>
                  </w:rPr>
                </w:r>
              </w:p>
              <w:p w:rsidR="00000000" w:rsidDel="00000000" w:rsidP="00000000" w:rsidRDefault="00000000" w:rsidRPr="00000000" w14:paraId="000001C3">
                <w:pPr>
                  <w:spacing w:line="200" w:lineRule="auto"/>
                  <w:ind w:left="75" w:firstLine="0"/>
                  <w:rPr>
                    <w:sz w:val="24"/>
                    <w:szCs w:val="24"/>
                    <w:u w:val="single"/>
                  </w:rPr>
                </w:pPr>
                <w:r w:rsidDel="00000000" w:rsidR="00000000" w:rsidRPr="00000000">
                  <w:rPr>
                    <w:sz w:val="24"/>
                    <w:szCs w:val="24"/>
                    <w:rtl w:val="0"/>
                  </w:rPr>
                  <w:t xml:space="preserve">Dated: </w:t>
                </w:r>
                <w:r w:rsidDel="00000000" w:rsidR="00000000" w:rsidRPr="00000000">
                  <w:rPr>
                    <w:sz w:val="24"/>
                    <w:szCs w:val="24"/>
                    <w:u w:val="single"/>
                    <w:rtl w:val="0"/>
                  </w:rPr>
                  <w:t xml:space="preserve"> </w:t>
                  <w:tab/>
                  <w:t xml:space="preserve">______________</w:t>
                </w:r>
              </w:p>
              <w:p w:rsidR="00000000" w:rsidDel="00000000" w:rsidP="00000000" w:rsidRDefault="00000000" w:rsidRPr="00000000" w14:paraId="000001C4">
                <w:pPr>
                  <w:spacing w:line="200" w:lineRule="auto"/>
                  <w:ind w:left="75" w:firstLine="0"/>
                  <w:rPr>
                    <w:sz w:val="24"/>
                    <w:szCs w:val="24"/>
                  </w:rPr>
                </w:pPr>
                <w:r w:rsidDel="00000000" w:rsidR="00000000" w:rsidRPr="00000000">
                  <w:rPr>
                    <w:rtl w:val="0"/>
                  </w:rPr>
                </w:r>
              </w:p>
            </w:tc>
            <w:tc>
              <w:tcPr>
                <w:vAlign w:val="bottom"/>
              </w:tcPr>
              <w:p w:rsidR="00000000" w:rsidDel="00000000" w:rsidP="00000000" w:rsidRDefault="00000000" w:rsidRPr="00000000" w14:paraId="000001C5">
                <w:pPr>
                  <w:spacing w:line="200" w:lineRule="auto"/>
                  <w:rPr>
                    <w:sz w:val="24"/>
                    <w:szCs w:val="24"/>
                  </w:rPr>
                </w:pPr>
                <w:r w:rsidDel="00000000" w:rsidR="00000000" w:rsidRPr="00000000">
                  <w:rPr>
                    <w:rtl w:val="0"/>
                  </w:rPr>
                </w:r>
              </w:p>
              <w:p w:rsidR="00000000" w:rsidDel="00000000" w:rsidP="00000000" w:rsidRDefault="00000000" w:rsidRPr="00000000" w14:paraId="000001C6">
                <w:pPr>
                  <w:rPr>
                    <w:sz w:val="24"/>
                    <w:szCs w:val="24"/>
                  </w:rPr>
                </w:pPr>
                <w:r w:rsidDel="00000000" w:rsidR="00000000" w:rsidRPr="00000000">
                  <w:rPr>
                    <w:rtl w:val="0"/>
                  </w:rPr>
                </w:r>
              </w:p>
              <w:p w:rsidR="00000000" w:rsidDel="00000000" w:rsidP="00000000" w:rsidRDefault="00000000" w:rsidRPr="00000000" w14:paraId="000001C7">
                <w:pPr>
                  <w:rPr>
                    <w:sz w:val="24"/>
                    <w:szCs w:val="24"/>
                  </w:rPr>
                </w:pPr>
                <w:r w:rsidDel="00000000" w:rsidR="00000000" w:rsidRPr="00000000">
                  <w:rPr>
                    <w:rtl w:val="0"/>
                  </w:rPr>
                </w:r>
              </w:p>
              <w:p w:rsidR="00000000" w:rsidDel="00000000" w:rsidP="00000000" w:rsidRDefault="00000000" w:rsidRPr="00000000" w14:paraId="000001C8">
                <w:pPr>
                  <w:rPr>
                    <w:sz w:val="24"/>
                    <w:szCs w:val="24"/>
                  </w:rPr>
                </w:pPr>
                <w:r w:rsidDel="00000000" w:rsidR="00000000" w:rsidRPr="00000000">
                  <w:rPr>
                    <w:sz w:val="24"/>
                    <w:szCs w:val="24"/>
                    <w:rtl w:val="0"/>
                  </w:rPr>
                  <w:t xml:space="preserve">Signature</w:t>
                </w:r>
              </w:p>
              <w:p w:rsidR="00000000" w:rsidDel="00000000" w:rsidP="00000000" w:rsidRDefault="00000000" w:rsidRPr="00000000" w14:paraId="000001C9">
                <w:pPr>
                  <w:rPr>
                    <w:sz w:val="24"/>
                    <w:szCs w:val="24"/>
                  </w:rPr>
                </w:pPr>
                <w:r w:rsidDel="00000000" w:rsidR="00000000" w:rsidRPr="00000000">
                  <w:rPr>
                    <w:sz w:val="24"/>
                    <w:szCs w:val="24"/>
                    <w:rtl w:val="0"/>
                  </w:rPr>
                  <w:t xml:space="preserve">Convener Steering Committee</w:t>
                </w:r>
              </w:p>
            </w:tc>
            <w:tc>
              <w:tcPr>
                <w:vAlign w:val="bottom"/>
              </w:tcPr>
              <w:p w:rsidR="00000000" w:rsidDel="00000000" w:rsidP="00000000" w:rsidRDefault="00000000" w:rsidRPr="00000000" w14:paraId="000001CA">
                <w:pPr>
                  <w:rPr>
                    <w:sz w:val="24"/>
                    <w:szCs w:val="24"/>
                  </w:rPr>
                </w:pPr>
                <w:r w:rsidDel="00000000" w:rsidR="00000000" w:rsidRPr="00000000">
                  <w:rPr>
                    <w:rtl w:val="0"/>
                  </w:rPr>
                </w:r>
              </w:p>
              <w:p w:rsidR="00000000" w:rsidDel="00000000" w:rsidP="00000000" w:rsidRDefault="00000000" w:rsidRPr="00000000" w14:paraId="000001CB">
                <w:pPr>
                  <w:rPr>
                    <w:sz w:val="24"/>
                    <w:szCs w:val="24"/>
                  </w:rPr>
                </w:pPr>
                <w:r w:rsidDel="00000000" w:rsidR="00000000" w:rsidRPr="00000000">
                  <w:rPr>
                    <w:rtl w:val="0"/>
                  </w:rPr>
                </w:r>
              </w:p>
              <w:p w:rsidR="00000000" w:rsidDel="00000000" w:rsidP="00000000" w:rsidRDefault="00000000" w:rsidRPr="00000000" w14:paraId="000001CC">
                <w:pPr>
                  <w:jc w:val="both"/>
                  <w:rPr>
                    <w:sz w:val="24"/>
                    <w:szCs w:val="24"/>
                  </w:rPr>
                </w:pPr>
                <w:r w:rsidDel="00000000" w:rsidR="00000000" w:rsidRPr="00000000">
                  <w:rPr>
                    <w:sz w:val="24"/>
                    <w:szCs w:val="24"/>
                    <w:rtl w:val="0"/>
                  </w:rPr>
                  <w:t xml:space="preserve">Signature</w:t>
                </w:r>
              </w:p>
              <w:p w:rsidR="00000000" w:rsidDel="00000000" w:rsidP="00000000" w:rsidRDefault="00000000" w:rsidRPr="00000000" w14:paraId="000001CD">
                <w:pPr>
                  <w:jc w:val="both"/>
                  <w:rPr>
                    <w:sz w:val="24"/>
                    <w:szCs w:val="24"/>
                  </w:rPr>
                </w:pPr>
                <w:r w:rsidDel="00000000" w:rsidR="00000000" w:rsidRPr="00000000">
                  <w:rPr>
                    <w:sz w:val="24"/>
                    <w:szCs w:val="24"/>
                    <w:rtl w:val="0"/>
                  </w:rPr>
                  <w:t xml:space="preserve">FYP Coordinator</w:t>
                </w:r>
              </w:p>
            </w:tc>
          </w:tr>
        </w:tbl>
      </w:sdtContent>
    </w:sdt>
    <w:p w:rsidR="00000000" w:rsidDel="00000000" w:rsidP="00000000" w:rsidRDefault="00000000" w:rsidRPr="00000000" w14:paraId="000001CE">
      <w:pPr>
        <w:spacing w:line="200" w:lineRule="auto"/>
        <w:rPr/>
      </w:pPr>
      <w:r w:rsidDel="00000000" w:rsidR="00000000" w:rsidRPr="00000000">
        <w:rPr>
          <w:rtl w:val="0"/>
        </w:rPr>
      </w:r>
    </w:p>
    <w:sdt>
      <w:sdtPr>
        <w:lock w:val="contentLocked"/>
        <w:tag w:val="goog_rdk_13"/>
      </w:sdtPr>
      <w:sdtContent>
        <w:tbl>
          <w:tblPr>
            <w:tblStyle w:val="Table17"/>
            <w:tblpPr w:leftFromText="180" w:rightFromText="180" w:topFromText="180" w:bottomFromText="180" w:vertAnchor="text" w:horzAnchor="text" w:tblpX="-315" w:tblpY="279.9423828125009"/>
            <w:tblW w:w="9735.0" w:type="dxa"/>
            <w:jc w:val="left"/>
            <w:tblInd w:w="-54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65"/>
            <w:gridCol w:w="1350"/>
            <w:gridCol w:w="2340"/>
            <w:gridCol w:w="4680"/>
            <w:tblGridChange w:id="0">
              <w:tblGrid>
                <w:gridCol w:w="1365"/>
                <w:gridCol w:w="1350"/>
                <w:gridCol w:w="2340"/>
                <w:gridCol w:w="4680"/>
              </w:tblGrid>
            </w:tblGridChange>
          </w:tblGrid>
          <w:tr>
            <w:trPr>
              <w:cantSplit w:val="0"/>
              <w:trHeight w:val="851" w:hRule="atLeast"/>
              <w:tblHeader w:val="0"/>
            </w:trPr>
            <w:tc>
              <w:tcPr>
                <w:gridSpan w:val="2"/>
                <w:tcBorders>
                  <w:bottom w:color="000000" w:space="0" w:sz="4" w:val="single"/>
                </w:tcBorders>
                <w:vAlign w:val="center"/>
              </w:tcPr>
              <w:p w:rsidR="00000000" w:rsidDel="00000000" w:rsidP="00000000" w:rsidRDefault="00000000" w:rsidRPr="00000000" w14:paraId="000001CF">
                <w:pPr>
                  <w:jc w:val="center"/>
                  <w:rPr>
                    <w:sz w:val="24"/>
                    <w:szCs w:val="24"/>
                  </w:rPr>
                </w:pPr>
                <w:r w:rsidDel="00000000" w:rsidR="00000000" w:rsidRPr="00000000">
                  <w:rPr>
                    <w:rFonts w:ascii="MS Gothic" w:cs="MS Gothic" w:eastAsia="MS Gothic" w:hAnsi="MS Gothic"/>
                    <w:b w:val="1"/>
                    <w:sz w:val="22"/>
                    <w:szCs w:val="22"/>
                    <w:rtl w:val="0"/>
                  </w:rPr>
                  <w:t xml:space="preserve">☐</w:t>
                </w:r>
                <w:r w:rsidDel="00000000" w:rsidR="00000000" w:rsidRPr="00000000">
                  <w:rPr>
                    <w:b w:val="1"/>
                    <w:sz w:val="22"/>
                    <w:szCs w:val="22"/>
                    <w:rtl w:val="0"/>
                  </w:rPr>
                  <w:t xml:space="preserve"> </w:t>
                </w:r>
                <w:r w:rsidDel="00000000" w:rsidR="00000000" w:rsidRPr="00000000">
                  <w:rPr>
                    <w:sz w:val="22"/>
                    <w:szCs w:val="22"/>
                    <w:rtl w:val="0"/>
                  </w:rPr>
                  <w:t xml:space="preserve">Proposal Approved</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1D1">
                <w:pPr>
                  <w:jc w:val="center"/>
                  <w:rPr>
                    <w:sz w:val="24"/>
                    <w:szCs w:val="24"/>
                  </w:rPr>
                </w:pPr>
                <w:r w:rsidDel="00000000" w:rsidR="00000000" w:rsidRPr="00000000">
                  <w:rPr>
                    <w:rFonts w:ascii="MS Gothic" w:cs="MS Gothic" w:eastAsia="MS Gothic" w:hAnsi="MS Gothic"/>
                    <w:b w:val="1"/>
                    <w:sz w:val="22"/>
                    <w:szCs w:val="22"/>
                    <w:rtl w:val="0"/>
                  </w:rPr>
                  <w:t xml:space="preserve">☐</w:t>
                </w:r>
                <w:r w:rsidDel="00000000" w:rsidR="00000000" w:rsidRPr="00000000">
                  <w:rPr>
                    <w:b w:val="1"/>
                    <w:sz w:val="22"/>
                    <w:szCs w:val="22"/>
                    <w:rtl w:val="0"/>
                  </w:rPr>
                  <w:t xml:space="preserve"> </w:t>
                </w:r>
                <w:r w:rsidDel="00000000" w:rsidR="00000000" w:rsidRPr="00000000">
                  <w:rPr>
                    <w:sz w:val="22"/>
                    <w:szCs w:val="22"/>
                    <w:rtl w:val="0"/>
                  </w:rPr>
                  <w:t xml:space="preserve">Not Approved</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1D2">
                <w:pPr>
                  <w:jc w:val="center"/>
                  <w:rPr>
                    <w:sz w:val="24"/>
                    <w:szCs w:val="24"/>
                  </w:rPr>
                </w:pPr>
                <w:r w:rsidDel="00000000" w:rsidR="00000000" w:rsidRPr="00000000">
                  <w:rPr>
                    <w:rFonts w:ascii="MS Gothic" w:cs="MS Gothic" w:eastAsia="MS Gothic" w:hAnsi="MS Gothic"/>
                    <w:b w:val="1"/>
                    <w:sz w:val="22"/>
                    <w:szCs w:val="22"/>
                    <w:rtl w:val="0"/>
                  </w:rPr>
                  <w:t xml:space="preserve">☐</w:t>
                </w:r>
                <w:r w:rsidDel="00000000" w:rsidR="00000000" w:rsidRPr="00000000">
                  <w:rPr>
                    <w:b w:val="1"/>
                    <w:sz w:val="22"/>
                    <w:szCs w:val="22"/>
                    <w:rtl w:val="0"/>
                  </w:rPr>
                  <w:t xml:space="preserve"> </w:t>
                </w:r>
                <w:r w:rsidDel="00000000" w:rsidR="00000000" w:rsidRPr="00000000">
                  <w:rPr>
                    <w:sz w:val="22"/>
                    <w:szCs w:val="22"/>
                    <w:rtl w:val="0"/>
                  </w:rPr>
                  <w:t xml:space="preserve">Returned for Clarification / Modification</w:t>
                </w:r>
                <w:r w:rsidDel="00000000" w:rsidR="00000000" w:rsidRPr="00000000">
                  <w:rPr>
                    <w:rtl w:val="0"/>
                  </w:rPr>
                </w:r>
              </w:p>
            </w:tc>
          </w:tr>
          <w:tr>
            <w:trPr>
              <w:cantSplit w:val="0"/>
              <w:trHeight w:val="851" w:hRule="atLeast"/>
              <w:tblHeader w:val="0"/>
            </w:trPr>
            <w:tc>
              <w:tcPr>
                <w:tcBorders>
                  <w:top w:color="000000" w:space="0" w:sz="4" w:val="single"/>
                </w:tcBorders>
                <w:vAlign w:val="center"/>
              </w:tcPr>
              <w:p w:rsidR="00000000" w:rsidDel="00000000" w:rsidP="00000000" w:rsidRDefault="00000000" w:rsidRPr="00000000" w14:paraId="000001D3">
                <w:pPr>
                  <w:rPr>
                    <w:sz w:val="24"/>
                    <w:szCs w:val="24"/>
                  </w:rPr>
                </w:pPr>
                <w:r w:rsidDel="00000000" w:rsidR="00000000" w:rsidRPr="00000000">
                  <w:rPr>
                    <w:sz w:val="24"/>
                    <w:szCs w:val="24"/>
                    <w:rtl w:val="0"/>
                  </w:rPr>
                  <w:t xml:space="preserve">Comments:</w:t>
                </w:r>
              </w:p>
              <w:p w:rsidR="00000000" w:rsidDel="00000000" w:rsidP="00000000" w:rsidRDefault="00000000" w:rsidRPr="00000000" w14:paraId="000001D4">
                <w:pPr>
                  <w:rPr>
                    <w:sz w:val="24"/>
                    <w:szCs w:val="24"/>
                  </w:rPr>
                </w:pPr>
                <w:r w:rsidDel="00000000" w:rsidR="00000000" w:rsidRPr="00000000">
                  <w:rPr>
                    <w:sz w:val="24"/>
                    <w:szCs w:val="24"/>
                    <w:rtl w:val="0"/>
                  </w:rPr>
                  <w:t xml:space="preserve">(if any)</w:t>
                </w:r>
              </w:p>
            </w:tc>
            <w:tc>
              <w:tcPr>
                <w:gridSpan w:val="3"/>
                <w:tcBorders>
                  <w:top w:color="000000" w:space="0" w:sz="4" w:val="single"/>
                </w:tcBorders>
                <w:vAlign w:val="center"/>
              </w:tcPr>
              <w:p w:rsidR="00000000" w:rsidDel="00000000" w:rsidP="00000000" w:rsidRDefault="00000000" w:rsidRPr="00000000" w14:paraId="000001D5">
                <w:pPr>
                  <w:jc w:val="center"/>
                  <w:rPr>
                    <w:sz w:val="24"/>
                    <w:szCs w:val="24"/>
                  </w:rPr>
                </w:pPr>
                <w:r w:rsidDel="00000000" w:rsidR="00000000" w:rsidRPr="00000000">
                  <w:rPr>
                    <w:rtl w:val="0"/>
                  </w:rPr>
                </w:r>
              </w:p>
              <w:p w:rsidR="00000000" w:rsidDel="00000000" w:rsidP="00000000" w:rsidRDefault="00000000" w:rsidRPr="00000000" w14:paraId="000001D6">
                <w:pPr>
                  <w:jc w:val="center"/>
                  <w:rPr>
                    <w:sz w:val="24"/>
                    <w:szCs w:val="24"/>
                  </w:rPr>
                </w:pPr>
                <w:r w:rsidDel="00000000" w:rsidR="00000000" w:rsidRPr="00000000">
                  <w:rPr>
                    <w:rtl w:val="0"/>
                  </w:rPr>
                </w:r>
              </w:p>
              <w:p w:rsidR="00000000" w:rsidDel="00000000" w:rsidP="00000000" w:rsidRDefault="00000000" w:rsidRPr="00000000" w14:paraId="000001D7">
                <w:pPr>
                  <w:jc w:val="center"/>
                  <w:rPr>
                    <w:sz w:val="24"/>
                    <w:szCs w:val="24"/>
                  </w:rPr>
                </w:pPr>
                <w:r w:rsidDel="00000000" w:rsidR="00000000" w:rsidRPr="00000000">
                  <w:rPr>
                    <w:rtl w:val="0"/>
                  </w:rPr>
                </w:r>
              </w:p>
              <w:p w:rsidR="00000000" w:rsidDel="00000000" w:rsidP="00000000" w:rsidRDefault="00000000" w:rsidRPr="00000000" w14:paraId="000001D8">
                <w:pPr>
                  <w:jc w:val="center"/>
                  <w:rPr>
                    <w:sz w:val="24"/>
                    <w:szCs w:val="24"/>
                  </w:rPr>
                </w:pPr>
                <w:r w:rsidDel="00000000" w:rsidR="00000000" w:rsidRPr="00000000">
                  <w:rPr>
                    <w:rtl w:val="0"/>
                  </w:rPr>
                </w:r>
              </w:p>
              <w:p w:rsidR="00000000" w:rsidDel="00000000" w:rsidP="00000000" w:rsidRDefault="00000000" w:rsidRPr="00000000" w14:paraId="000001D9">
                <w:pPr>
                  <w:jc w:val="center"/>
                  <w:rPr>
                    <w:sz w:val="24"/>
                    <w:szCs w:val="24"/>
                  </w:rPr>
                </w:pPr>
                <w:r w:rsidDel="00000000" w:rsidR="00000000" w:rsidRPr="00000000">
                  <w:rPr>
                    <w:rtl w:val="0"/>
                  </w:rPr>
                </w:r>
              </w:p>
              <w:p w:rsidR="00000000" w:rsidDel="00000000" w:rsidP="00000000" w:rsidRDefault="00000000" w:rsidRPr="00000000" w14:paraId="000001DA">
                <w:pPr>
                  <w:jc w:val="center"/>
                  <w:rPr>
                    <w:sz w:val="24"/>
                    <w:szCs w:val="24"/>
                  </w:rPr>
                </w:pPr>
                <w:r w:rsidDel="00000000" w:rsidR="00000000" w:rsidRPr="00000000">
                  <w:rPr>
                    <w:rtl w:val="0"/>
                  </w:rPr>
                </w:r>
              </w:p>
              <w:p w:rsidR="00000000" w:rsidDel="00000000" w:rsidP="00000000" w:rsidRDefault="00000000" w:rsidRPr="00000000" w14:paraId="000001DB">
                <w:pPr>
                  <w:jc w:val="center"/>
                  <w:rPr>
                    <w:sz w:val="24"/>
                    <w:szCs w:val="24"/>
                  </w:rPr>
                </w:pPr>
                <w:r w:rsidDel="00000000" w:rsidR="00000000" w:rsidRPr="00000000">
                  <w:rPr>
                    <w:rtl w:val="0"/>
                  </w:rPr>
                </w:r>
              </w:p>
            </w:tc>
          </w:tr>
        </w:tbl>
      </w:sdtContent>
    </w:sdt>
    <w:p w:rsidR="00000000" w:rsidDel="00000000" w:rsidP="00000000" w:rsidRDefault="00000000" w:rsidRPr="00000000" w14:paraId="000001DE">
      <w:pPr>
        <w:rPr/>
      </w:pPr>
      <w:r w:rsidDel="00000000" w:rsidR="00000000" w:rsidRPr="00000000">
        <w:rPr>
          <w:rtl w:val="0"/>
        </w:rPr>
      </w:r>
    </w:p>
    <w:sectPr>
      <w:headerReference r:id="rId12" w:type="default"/>
      <w:footerReference r:id="rId13" w:type="default"/>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MS Gothic"/>
  <w:font w:name="Arial Unicode MS"/>
  <w:font w:name="Caveat">
    <w:embedRegular w:fontKey="{00000000-0000-0000-0000-000000000000}" r:id="rId1" w:subsetted="0"/>
    <w:embedBold w:fontKey="{00000000-0000-0000-0000-000000000000}" r:id="rId2" w:subsetted="0"/>
  </w:font>
  <w:font w:name="Arial Narrow">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Quattrocento Sans">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F">
    <w:pPr>
      <w:ind w:right="-784"/>
      <w:jc w:val="right"/>
      <w:rPr>
        <w:rFonts w:ascii="Arial Narrow" w:cs="Arial Narrow" w:eastAsia="Arial Narrow" w:hAnsi="Arial Narrow"/>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5287617</wp:posOffset>
          </wp:positionH>
          <wp:positionV relativeFrom="paragraph">
            <wp:posOffset>-258413</wp:posOffset>
          </wp:positionV>
          <wp:extent cx="652007" cy="652007"/>
          <wp:effectExtent b="0" l="0" r="0" t="0"/>
          <wp:wrapNone/>
          <wp:docPr id="5"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652007" cy="652007"/>
                  </a:xfrm>
                  <a:prstGeom prst="rect"/>
                  <a:ln/>
                </pic:spPr>
              </pic:pic>
            </a:graphicData>
          </a:graphic>
        </wp:anchor>
      </w:drawing>
    </w:r>
  </w:p>
  <w:p w:rsidR="00000000" w:rsidDel="00000000" w:rsidP="00000000" w:rsidRDefault="00000000" w:rsidRPr="00000000" w14:paraId="000001E0">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1">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694" w:firstLine="0"/>
      <w:jc w:val="righ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2">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694"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F/SOP/FYDP 02/01/00</w:t>
    </w:r>
    <w:r w:rsidDel="00000000" w:rsidR="00000000" w:rsidRPr="00000000">
      <w:rPr>
        <w:rtl w:val="0"/>
      </w:rPr>
    </w:r>
  </w:p>
  <w:p w:rsidR="00000000" w:rsidDel="00000000" w:rsidP="00000000" w:rsidRDefault="00000000" w:rsidRPr="00000000" w14:paraId="000001E3">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630" w:hanging="360"/>
      </w:pPr>
      <w:rPr>
        <w:b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lowerRoman"/>
      <w:lvlText w:val="%1."/>
      <w:lvlJc w:val="left"/>
      <w:pPr>
        <w:ind w:left="425" w:hanging="425"/>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Pr>
      <w:rFonts w:eastAsia="Times New Roman"/>
      <w:lang w:eastAsia="en-US" w:val="en-US"/>
    </w:rPr>
  </w:style>
  <w:style w:type="paragraph" w:styleId="Heading1">
    <w:name w:val="heading 1"/>
    <w:basedOn w:val="Normal"/>
    <w:next w:val="Normal"/>
    <w:link w:val="Heading1Char"/>
    <w:uiPriority w:val="9"/>
    <w:qFormat w:val="1"/>
    <w:rsid w:val="00496E95"/>
    <w:pPr>
      <w:keepNext w:val="1"/>
      <w:keepLines w:val="1"/>
      <w:spacing w:before="240"/>
      <w:outlineLvl w:val="0"/>
    </w:pPr>
    <w:rPr>
      <w:rFonts w:asciiTheme="majorHAnsi" w:cstheme="majorBidi" w:eastAsiaTheme="majorEastAsia" w:hAnsiTheme="majorHAnsi"/>
      <w:color w:val="2f5496" w:themeColor="accent1" w:themeShade="0000BF"/>
      <w:sz w:val="32"/>
      <w:szCs w:val="3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alloonText">
    <w:name w:val="Balloon Text"/>
    <w:basedOn w:val="Normal"/>
    <w:link w:val="BalloonTextChar"/>
    <w:uiPriority w:val="99"/>
    <w:semiHidden w:val="1"/>
    <w:unhideWhenUsed w:val="1"/>
    <w:rPr>
      <w:rFonts w:ascii="Tahoma" w:cs="Tahoma" w:hAnsi="Tahoma"/>
      <w:sz w:val="16"/>
      <w:szCs w:val="16"/>
    </w:rPr>
  </w:style>
  <w:style w:type="paragraph" w:styleId="BodyText">
    <w:name w:val="Body Text"/>
    <w:basedOn w:val="Normal"/>
    <w:link w:val="BodyTextChar"/>
    <w:qFormat w:val="1"/>
    <w:pPr>
      <w:jc w:val="both"/>
    </w:pPr>
  </w:style>
  <w:style w:type="paragraph" w:styleId="Header">
    <w:name w:val="header"/>
    <w:basedOn w:val="Normal"/>
    <w:link w:val="HeaderChar"/>
    <w:qFormat w:val="1"/>
    <w:pPr>
      <w:tabs>
        <w:tab w:val="center" w:pos="4320"/>
        <w:tab w:val="right" w:pos="8640"/>
      </w:tabs>
    </w:pPr>
  </w:style>
  <w:style w:type="table" w:styleId="TableGrid">
    <w:name w:val="Table Grid"/>
    <w:basedOn w:val="TableNormal"/>
    <w:qFormat w:val="1"/>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eaderChar" w:customStyle="1">
    <w:name w:val="Header Char"/>
    <w:basedOn w:val="DefaultParagraphFont"/>
    <w:link w:val="Header"/>
    <w:qFormat w:val="1"/>
    <w:rPr>
      <w:rFonts w:ascii="Times New Roman" w:cs="Times New Roman" w:eastAsia="Times New Roman" w:hAnsi="Times New Roman"/>
      <w:sz w:val="20"/>
      <w:szCs w:val="20"/>
    </w:rPr>
  </w:style>
  <w:style w:type="paragraph" w:styleId="ListParagraph">
    <w:name w:val="List Paragraph"/>
    <w:basedOn w:val="Normal"/>
    <w:uiPriority w:val="34"/>
    <w:qFormat w:val="1"/>
    <w:pPr>
      <w:ind w:left="720"/>
      <w:contextualSpacing w:val="1"/>
    </w:pPr>
  </w:style>
  <w:style w:type="character" w:styleId="BodyTextChar" w:customStyle="1">
    <w:name w:val="Body Text Char"/>
    <w:basedOn w:val="DefaultParagraphFont"/>
    <w:link w:val="BodyText"/>
    <w:qFormat w:val="1"/>
    <w:rPr>
      <w:rFonts w:ascii="Times New Roman" w:cs="Times New Roman" w:eastAsia="Times New Roman" w:hAnsi="Times New Roman"/>
      <w:sz w:val="20"/>
      <w:szCs w:val="20"/>
    </w:rPr>
  </w:style>
  <w:style w:type="paragraph" w:styleId="TableParagraph" w:customStyle="1">
    <w:name w:val="Table Paragraph"/>
    <w:basedOn w:val="Normal"/>
    <w:uiPriority w:val="1"/>
    <w:qFormat w:val="1"/>
  </w:style>
  <w:style w:type="character" w:styleId="BalloonTextChar" w:customStyle="1">
    <w:name w:val="Balloon Text Char"/>
    <w:basedOn w:val="DefaultParagraphFont"/>
    <w:link w:val="BalloonText"/>
    <w:uiPriority w:val="99"/>
    <w:semiHidden w:val="1"/>
    <w:qFormat w:val="1"/>
    <w:rPr>
      <w:rFonts w:ascii="Tahoma" w:cs="Tahoma" w:eastAsia="Times New Roman" w:hAnsi="Tahoma"/>
      <w:sz w:val="16"/>
      <w:szCs w:val="16"/>
    </w:rPr>
  </w:style>
  <w:style w:type="character" w:styleId="Heading1Char" w:customStyle="1">
    <w:name w:val="Heading 1 Char"/>
    <w:basedOn w:val="DefaultParagraphFont"/>
    <w:link w:val="Heading1"/>
    <w:uiPriority w:val="9"/>
    <w:rsid w:val="00496E95"/>
    <w:rPr>
      <w:rFonts w:asciiTheme="majorHAnsi" w:cstheme="majorBidi" w:eastAsiaTheme="majorEastAsia" w:hAnsiTheme="majorHAnsi"/>
      <w:color w:val="2f5496" w:themeColor="accent1" w:themeShade="0000BF"/>
      <w:sz w:val="32"/>
      <w:szCs w:val="32"/>
      <w:lang w:eastAsia="en-US" w:val="en-US"/>
    </w:rPr>
  </w:style>
  <w:style w:type="paragraph" w:styleId="Footer">
    <w:name w:val="footer"/>
    <w:basedOn w:val="Normal"/>
    <w:link w:val="FooterChar"/>
    <w:uiPriority w:val="99"/>
    <w:unhideWhenUsed w:val="1"/>
    <w:rsid w:val="006A6486"/>
    <w:pPr>
      <w:tabs>
        <w:tab w:val="center" w:pos="4680"/>
        <w:tab w:val="right" w:pos="9360"/>
      </w:tabs>
    </w:pPr>
  </w:style>
  <w:style w:type="character" w:styleId="FooterChar" w:customStyle="1">
    <w:name w:val="Footer Char"/>
    <w:basedOn w:val="DefaultParagraphFont"/>
    <w:link w:val="Footer"/>
    <w:uiPriority w:val="99"/>
    <w:rsid w:val="006A6486"/>
    <w:rPr>
      <w:rFonts w:eastAsia="Times New Roman"/>
      <w:lang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mailto:fasahat@digitekeng.com" TargetMode="External"/><Relationship Id="rId10" Type="http://schemas.openxmlformats.org/officeDocument/2006/relationships/hyperlink" Target="mailto:omar.razzaq@agriauto.com.pk" TargetMode="External"/><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majidakazmi@neduet.edu.pk"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mailto:fakhraaftab@cloud.neduet.edu.p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veat-regular.ttf"/><Relationship Id="rId2" Type="http://schemas.openxmlformats.org/officeDocument/2006/relationships/font" Target="fonts/Caveat-bold.ttf"/><Relationship Id="rId3" Type="http://schemas.openxmlformats.org/officeDocument/2006/relationships/font" Target="fonts/ArialNarrow-regular.ttf"/><Relationship Id="rId4" Type="http://schemas.openxmlformats.org/officeDocument/2006/relationships/font" Target="fonts/ArialNarrow-bold.ttf"/><Relationship Id="rId10" Type="http://schemas.openxmlformats.org/officeDocument/2006/relationships/font" Target="fonts/QuattrocentoSans-boldItalic.ttf"/><Relationship Id="rId9" Type="http://schemas.openxmlformats.org/officeDocument/2006/relationships/font" Target="fonts/QuattrocentoSans-italic.ttf"/><Relationship Id="rId5" Type="http://schemas.openxmlformats.org/officeDocument/2006/relationships/font" Target="fonts/ArialNarrow-italic.ttf"/><Relationship Id="rId6" Type="http://schemas.openxmlformats.org/officeDocument/2006/relationships/font" Target="fonts/ArialNarrow-boldItalic.ttf"/><Relationship Id="rId7" Type="http://schemas.openxmlformats.org/officeDocument/2006/relationships/font" Target="fonts/QuattrocentoSans-regular.ttf"/><Relationship Id="rId8" Type="http://schemas.openxmlformats.org/officeDocument/2006/relationships/font" Target="fonts/QuattrocentoSans-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bH5eaHASxF7DIpnfjf3WSQS51w==">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2021-12-02T17:01:00Z</dcterms:created>
  <dc:creator>Syed Shakil Hashmi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1033-11.2.0.10382</vt:lpwstr>
  </property>
  <property fmtid="{D5CDD505-2E9C-101B-9397-08002B2CF9AE}" pid="3" name="ICV">
    <vt:lpwstr>62A0BBC4306B4D77844B4F71501155C9</vt:lpwstr>
  </property>
</Properties>
</file>