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55.0" w:type="dxa"/>
        <w:jc w:val="left"/>
        <w:tblInd w:w="-8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
        <w:gridCol w:w="2160"/>
        <w:gridCol w:w="7560"/>
        <w:gridCol w:w="630"/>
        <w:tblGridChange w:id="0">
          <w:tblGrid>
            <w:gridCol w:w="405"/>
            <w:gridCol w:w="2160"/>
            <w:gridCol w:w="7560"/>
            <w:gridCol w:w="630"/>
          </w:tblGrid>
        </w:tblGridChange>
      </w:tblGrid>
      <w:tr>
        <w:trPr>
          <w:cantSplit w:val="0"/>
          <w:tblHeader w:val="0"/>
        </w:trPr>
        <w:tc>
          <w:tcPr>
            <w:gridSpan w:val="4"/>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sz w:val="22"/>
                <w:szCs w:val="22"/>
              </w:rPr>
            </w:pPr>
            <w:r w:rsidDel="00000000" w:rsidR="00000000" w:rsidRPr="00000000">
              <w:rPr>
                <w:sz w:val="24"/>
                <w:szCs w:val="24"/>
                <w:rtl w:val="0"/>
              </w:rPr>
              <w:t xml:space="preserve">FPGA SoC based Enhanced Machine Vision Pipeline for Metal Surface Anomalies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Computer Vision (CV)</w:t>
            </w:r>
          </w:p>
          <w:p w:rsidR="00000000" w:rsidDel="00000000" w:rsidP="00000000" w:rsidRDefault="00000000" w:rsidRPr="00000000" w14:paraId="00000019">
            <w:pPr>
              <w:jc w:val="center"/>
              <w:rPr>
                <w:sz w:val="22"/>
                <w:szCs w:val="22"/>
              </w:rPr>
            </w:pPr>
            <w:r w:rsidDel="00000000" w:rsidR="00000000" w:rsidRPr="00000000">
              <w:rPr>
                <w:rtl w:val="0"/>
              </w:rPr>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2</w:t>
            </w:r>
          </w:p>
          <w:p w:rsidR="00000000" w:rsidDel="00000000" w:rsidP="00000000" w:rsidRDefault="00000000" w:rsidRPr="00000000" w14:paraId="0000001B">
            <w:pPr>
              <w:jc w:val="center"/>
              <w:rPr>
                <w:sz w:val="22"/>
                <w:szCs w:val="22"/>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Embedded Systems</w:t>
            </w:r>
          </w:p>
        </w:tc>
        <w:tc>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Domain 3</w:t>
            </w:r>
          </w:p>
          <w:p w:rsidR="00000000" w:rsidDel="00000000" w:rsidP="00000000" w:rsidRDefault="00000000" w:rsidRPr="00000000" w14:paraId="0000001E">
            <w:pPr>
              <w:jc w:val="center"/>
              <w:rPr>
                <w:sz w:val="22"/>
                <w:szCs w:val="22"/>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Quality Control and Assurance</w:t>
            </w:r>
          </w:p>
        </w:tc>
        <w:tc>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Domain 4</w:t>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Industrial Automation</w:t>
            </w:r>
          </w:p>
          <w:p w:rsidR="00000000" w:rsidDel="00000000" w:rsidP="00000000" w:rsidRDefault="00000000" w:rsidRPr="00000000" w14:paraId="00000023">
            <w:pPr>
              <w:jc w:val="center"/>
              <w:rPr>
                <w:sz w:val="22"/>
                <w:szCs w:val="22"/>
              </w:rPr>
            </w:pPr>
            <w:r w:rsidDel="00000000" w:rsidR="00000000" w:rsidRPr="00000000">
              <w:rPr>
                <w:rtl w:val="0"/>
              </w:rPr>
            </w:r>
          </w:p>
        </w:tc>
        <w:tc>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B">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C">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D">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E">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F">
            <w:pPr>
              <w:rPr>
                <w:sz w:val="22"/>
                <w:szCs w:val="22"/>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2">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33">
            <w:pPr>
              <w:tabs>
                <w:tab w:val="left" w:leader="none" w:pos="368"/>
              </w:tabs>
              <w:spacing w:before="69" w:lineRule="auto"/>
              <w:jc w:val="both"/>
              <w:rPr>
                <w:sz w:val="24"/>
                <w:szCs w:val="24"/>
              </w:rPr>
            </w:pPr>
            <w:r w:rsidDel="00000000" w:rsidR="00000000" w:rsidRPr="00000000">
              <w:rPr>
                <w:sz w:val="24"/>
                <w:szCs w:val="24"/>
                <w:rtl w:val="0"/>
              </w:rPr>
              <w:t xml:space="preserve">Metal surfaces widely used in various industries, including automotive, aerospace, manufacturing, and construction can have certain defects such as cracks, scratches, dents, corrosion, which poses significant operational risks, even leading to product failure. </w:t>
            </w:r>
            <w:hyperlink w:anchor="bookmark=id.728jzzozx9kx">
              <w:r w:rsidDel="00000000" w:rsidR="00000000" w:rsidRPr="00000000">
                <w:rPr>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34">
            <w:pPr>
              <w:tabs>
                <w:tab w:val="left" w:leader="none" w:pos="368"/>
              </w:tabs>
              <w:spacing w:before="69" w:lineRule="auto"/>
              <w:jc w:val="both"/>
              <w:rPr>
                <w:sz w:val="24"/>
                <w:szCs w:val="24"/>
              </w:rPr>
            </w:pPr>
            <w:r w:rsidDel="00000000" w:rsidR="00000000" w:rsidRPr="00000000">
              <w:rPr>
                <w:sz w:val="24"/>
                <w:szCs w:val="24"/>
                <w:rtl w:val="0"/>
              </w:rPr>
              <w:t xml:space="preserve">Identifying these anomalies accurately early on in the manufacturing process is crucial in maintaining quality and safety standards and can reduce material waste, rework costs, and downtime in the manufacturing process, leading to cost savings for industries. </w:t>
            </w:r>
            <w:hyperlink w:anchor="bookmark=id.v60roy2s5cu9">
              <w:r w:rsidDel="00000000" w:rsidR="00000000" w:rsidRPr="00000000">
                <w:rPr>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35">
            <w:pPr>
              <w:tabs>
                <w:tab w:val="left" w:leader="none" w:pos="368"/>
              </w:tabs>
              <w:spacing w:before="69" w:lineRule="auto"/>
              <w:jc w:val="both"/>
              <w:rPr>
                <w:sz w:val="24"/>
                <w:szCs w:val="24"/>
              </w:rPr>
            </w:pPr>
            <w:r w:rsidDel="00000000" w:rsidR="00000000" w:rsidRPr="00000000">
              <w:rPr>
                <w:sz w:val="24"/>
                <w:szCs w:val="24"/>
                <w:rtl w:val="0"/>
              </w:rPr>
              <w:t xml:space="preserve">Traditional methods of defect detection, often relying on manual inspection or basic automated systems, using conventional image processing may not offer the accuracy or speed required in high-demand production environments. Machine vision based deep learning models are a powerful tool for these challenges. </w:t>
            </w:r>
            <w:hyperlink w:anchor="bookmark=id.gxaci4uvmgso">
              <w:r w:rsidDel="00000000" w:rsidR="00000000" w:rsidRPr="00000000">
                <w:rPr>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36">
            <w:pPr>
              <w:tabs>
                <w:tab w:val="left" w:leader="none" w:pos="368"/>
              </w:tabs>
              <w:spacing w:before="69" w:lineRule="auto"/>
              <w:jc w:val="both"/>
              <w:rPr>
                <w:sz w:val="24"/>
                <w:szCs w:val="24"/>
              </w:rPr>
            </w:pPr>
            <w:r w:rsidDel="00000000" w:rsidR="00000000" w:rsidRPr="00000000">
              <w:rPr>
                <w:sz w:val="24"/>
                <w:szCs w:val="24"/>
                <w:rtl w:val="0"/>
              </w:rPr>
              <w:t xml:space="preserve">However, the deployment of these deep learning models on standard general purpose CPUs results in slow processing speed and GPUs are more efficient but draw a lot more power </w:t>
            </w:r>
            <w:hyperlink w:anchor="bookmark=id.boiwofxtnnz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these implementations may not be optimized for industry requirements with fast paced production environments which require efficient low power real time processing.</w:t>
            </w:r>
          </w:p>
          <w:p w:rsidR="00000000" w:rsidDel="00000000" w:rsidP="00000000" w:rsidRDefault="00000000" w:rsidRPr="00000000" w14:paraId="00000037">
            <w:pPr>
              <w:tabs>
                <w:tab w:val="left" w:leader="none" w:pos="368"/>
              </w:tabs>
              <w:spacing w:before="69" w:lineRule="auto"/>
              <w:jc w:val="both"/>
              <w:rPr>
                <w:sz w:val="24"/>
                <w:szCs w:val="24"/>
              </w:rPr>
            </w:pPr>
            <w:r w:rsidDel="00000000" w:rsidR="00000000" w:rsidRPr="00000000">
              <w:rPr>
                <w:sz w:val="24"/>
                <w:szCs w:val="24"/>
                <w:rtl w:val="0"/>
              </w:rPr>
              <w:t xml:space="preserve">To overcome these challenges, this project proposes deploying a deep learning model trained to detect defects on metal surfaces on a Field Programmable Gate Array (FPGA). FPGAs offer parallel processing capabilities and customization to optimize the machine learning models for improved performance while using less power than traditional CPUs and GPUs. </w:t>
            </w:r>
            <w:hyperlink w:anchor="bookmark=id.1mrsrq9hs2wu">
              <w:r w:rsidDel="00000000" w:rsidR="00000000" w:rsidRPr="00000000">
                <w:rPr>
                  <w:color w:val="1155cc"/>
                  <w:sz w:val="24"/>
                  <w:szCs w:val="24"/>
                  <w:u w:val="single"/>
                  <w:rtl w:val="0"/>
                </w:rPr>
                <w:t xml:space="preserve">[5]</w:t>
              </w:r>
            </w:hyperlink>
            <w:r w:rsidDel="00000000" w:rsidR="00000000" w:rsidRPr="00000000">
              <w:rPr>
                <w:rtl w:val="0"/>
              </w:rPr>
            </w:r>
          </w:p>
          <w:p w:rsidR="00000000" w:rsidDel="00000000" w:rsidP="00000000" w:rsidRDefault="00000000" w:rsidRPr="00000000" w14:paraId="00000038">
            <w:pPr>
              <w:tabs>
                <w:tab w:val="left" w:leader="none" w:pos="368"/>
              </w:tabs>
              <w:spacing w:before="69" w:lineRule="auto"/>
              <w:jc w:val="both"/>
              <w:rPr>
                <w:sz w:val="24"/>
                <w:szCs w:val="24"/>
              </w:rPr>
            </w:pPr>
            <w:r w:rsidDel="00000000" w:rsidR="00000000" w:rsidRPr="00000000">
              <w:rPr>
                <w:sz w:val="24"/>
                <w:szCs w:val="24"/>
                <w:rtl w:val="0"/>
              </w:rPr>
              <w:t xml:space="preserve">Ultimately adopting cutting-edge FPGA based systems can provide industries with a competitive advantage by improving operational efficiency and product quality. This project can pave the way for future innovations in deep learning, FPGA based systems and their deployment and usage in industries.</w:t>
            </w:r>
          </w:p>
          <w:p w:rsidR="00000000" w:rsidDel="00000000" w:rsidP="00000000" w:rsidRDefault="00000000" w:rsidRPr="00000000" w14:paraId="00000039">
            <w:pPr>
              <w:tabs>
                <w:tab w:val="left" w:leader="none" w:pos="368"/>
              </w:tabs>
              <w:spacing w:before="6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A">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B">
      <w:pPr>
        <w:numPr>
          <w:ilvl w:val="0"/>
          <w:numId w:val="3"/>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720" w:right="0" w:hanging="360"/>
              <w:jc w:val="both"/>
              <w:rPr>
                <w:sz w:val="24"/>
                <w:szCs w:val="24"/>
              </w:rPr>
            </w:pPr>
            <w:r w:rsidDel="00000000" w:rsidR="00000000" w:rsidRPr="00000000">
              <w:rPr>
                <w:sz w:val="24"/>
                <w:szCs w:val="24"/>
                <w:rtl w:val="0"/>
              </w:rPr>
              <w:t xml:space="preserve">Retrieving</w:t>
            </w:r>
            <w:r w:rsidDel="00000000" w:rsidR="00000000" w:rsidRPr="00000000">
              <w:rPr>
                <w:i w:val="0"/>
                <w:smallCaps w:val="0"/>
                <w:strike w:val="0"/>
                <w:color w:val="000000"/>
                <w:sz w:val="24"/>
                <w:szCs w:val="24"/>
                <w:u w:val="none"/>
                <w:shd w:fill="auto" w:val="clear"/>
                <w:vertAlign w:val="baseline"/>
                <w:rtl w:val="0"/>
              </w:rPr>
              <w:t xml:space="preserve"> publicly available datasets, performing necessary data preprocessing to ensure optimal training results.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Training a </w:t>
            </w:r>
            <w:r w:rsidDel="00000000" w:rsidR="00000000" w:rsidRPr="00000000">
              <w:rPr>
                <w:sz w:val="24"/>
                <w:szCs w:val="24"/>
                <w:rtl w:val="0"/>
              </w:rPr>
              <w:t xml:space="preserve">deep learning</w:t>
            </w:r>
            <w:r w:rsidDel="00000000" w:rsidR="00000000" w:rsidRPr="00000000">
              <w:rPr>
                <w:i w:val="0"/>
                <w:smallCaps w:val="0"/>
                <w:strike w:val="0"/>
                <w:color w:val="000000"/>
                <w:sz w:val="24"/>
                <w:szCs w:val="24"/>
                <w:u w:val="none"/>
                <w:shd w:fill="auto" w:val="clear"/>
                <w:vertAlign w:val="baseline"/>
                <w:rtl w:val="0"/>
              </w:rPr>
              <w:t xml:space="preserve"> model on the data</w:t>
            </w:r>
            <w:r w:rsidDel="00000000" w:rsidR="00000000" w:rsidRPr="00000000">
              <w:rPr>
                <w:sz w:val="24"/>
                <w:szCs w:val="24"/>
                <w:rtl w:val="0"/>
              </w:rPr>
              <w:t xml:space="preserve">set </w:t>
            </w:r>
            <w:r w:rsidDel="00000000" w:rsidR="00000000" w:rsidRPr="00000000">
              <w:rPr>
                <w:i w:val="0"/>
                <w:smallCaps w:val="0"/>
                <w:strike w:val="0"/>
                <w:color w:val="000000"/>
                <w:sz w:val="24"/>
                <w:szCs w:val="24"/>
                <w:u w:val="none"/>
                <w:shd w:fill="auto" w:val="clear"/>
                <w:vertAlign w:val="baseline"/>
                <w:rtl w:val="0"/>
              </w:rPr>
              <w:t xml:space="preserve">to detect </w:t>
            </w:r>
            <w:r w:rsidDel="00000000" w:rsidR="00000000" w:rsidRPr="00000000">
              <w:rPr>
                <w:sz w:val="24"/>
                <w:szCs w:val="24"/>
                <w:rtl w:val="0"/>
              </w:rPr>
              <w:t xml:space="preserve">certain types of defects</w:t>
            </w:r>
            <w:r w:rsidDel="00000000" w:rsidR="00000000" w:rsidRPr="00000000">
              <w:rPr>
                <w:i w:val="0"/>
                <w:smallCaps w:val="0"/>
                <w:strike w:val="0"/>
                <w:color w:val="000000"/>
                <w:sz w:val="24"/>
                <w:szCs w:val="24"/>
                <w:u w:val="none"/>
                <w:shd w:fill="auto" w:val="clear"/>
                <w:vertAlign w:val="baseline"/>
                <w:rtl w:val="0"/>
              </w:rPr>
              <w:t xml:space="preserve"> on metal surfaces accurately.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afterAutospacing="0" w:before="0" w:line="240" w:lineRule="auto"/>
              <w:ind w:left="720" w:right="0" w:hanging="360"/>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Enhancing the performance of the computer vision model by hy</w:t>
            </w:r>
            <w:r w:rsidDel="00000000" w:rsidR="00000000" w:rsidRPr="00000000">
              <w:rPr>
                <w:sz w:val="24"/>
                <w:szCs w:val="24"/>
                <w:rtl w:val="0"/>
              </w:rPr>
              <w:t xml:space="preserve">perparameter tuning and further adjusting the dataset</w:t>
            </w:r>
            <w:r w:rsidDel="00000000" w:rsidR="00000000" w:rsidRPr="00000000">
              <w:rPr>
                <w:i w:val="0"/>
                <w:smallCaps w:val="0"/>
                <w:strike w:val="0"/>
                <w:color w:val="000000"/>
                <w:sz w:val="24"/>
                <w:szCs w:val="24"/>
                <w:u w:val="none"/>
                <w:shd w:fill="auto" w:val="clear"/>
                <w:vertAlign w:val="baseline"/>
                <w:rtl w:val="0"/>
              </w:rPr>
              <w:t xml:space="preserve">, to ensure optimal performance.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beforeAutospacing="0" w:line="240" w:lineRule="auto"/>
              <w:ind w:left="720" w:right="0" w:hanging="360"/>
              <w:jc w:val="both"/>
              <w:rPr>
                <w:sz w:val="24"/>
                <w:szCs w:val="24"/>
              </w:rPr>
            </w:pPr>
            <w:r w:rsidDel="00000000" w:rsidR="00000000" w:rsidRPr="00000000">
              <w:rPr>
                <w:i w:val="0"/>
                <w:smallCaps w:val="0"/>
                <w:strike w:val="0"/>
                <w:color w:val="000000"/>
                <w:sz w:val="24"/>
                <w:szCs w:val="24"/>
                <w:u w:val="none"/>
                <w:shd w:fill="auto" w:val="clear"/>
                <w:vertAlign w:val="baseline"/>
                <w:rtl w:val="0"/>
              </w:rPr>
              <w:t xml:space="preserve">Deploy the optimized </w:t>
            </w:r>
            <w:r w:rsidDel="00000000" w:rsidR="00000000" w:rsidRPr="00000000">
              <w:rPr>
                <w:sz w:val="24"/>
                <w:szCs w:val="24"/>
                <w:rtl w:val="0"/>
              </w:rPr>
              <w:t xml:space="preserve">deep learning </w:t>
            </w:r>
            <w:r w:rsidDel="00000000" w:rsidR="00000000" w:rsidRPr="00000000">
              <w:rPr>
                <w:i w:val="0"/>
                <w:smallCaps w:val="0"/>
                <w:strike w:val="0"/>
                <w:color w:val="000000"/>
                <w:sz w:val="24"/>
                <w:szCs w:val="24"/>
                <w:u w:val="none"/>
                <w:shd w:fill="auto" w:val="clear"/>
                <w:vertAlign w:val="baseline"/>
                <w:rtl w:val="0"/>
              </w:rPr>
              <w:t xml:space="preserve">model </w:t>
            </w:r>
            <w:r w:rsidDel="00000000" w:rsidR="00000000" w:rsidRPr="00000000">
              <w:rPr>
                <w:sz w:val="24"/>
                <w:szCs w:val="24"/>
                <w:rtl w:val="0"/>
              </w:rPr>
              <w:t xml:space="preserve">on the FPGA</w:t>
            </w:r>
            <w:r w:rsidDel="00000000" w:rsidR="00000000" w:rsidRPr="00000000">
              <w:rPr>
                <w:i w:val="0"/>
                <w:smallCaps w:val="0"/>
                <w:strike w:val="0"/>
                <w:color w:val="000000"/>
                <w:sz w:val="24"/>
                <w:szCs w:val="24"/>
                <w:u w:val="none"/>
                <w:shd w:fill="auto" w:val="clear"/>
                <w:vertAlign w:val="baseline"/>
                <w:rtl w:val="0"/>
              </w:rPr>
              <w:t xml:space="preserve"> development board to achieve real time defect detection with </w:t>
            </w:r>
            <w:r w:rsidDel="00000000" w:rsidR="00000000" w:rsidRPr="00000000">
              <w:rPr>
                <w:sz w:val="24"/>
                <w:szCs w:val="24"/>
                <w:rtl w:val="0"/>
              </w:rPr>
              <w:t xml:space="preserve">faster response times and lower power consumption</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both"/>
              <w:rPr>
                <w:sz w:val="24"/>
                <w:szCs w:val="24"/>
              </w:rPr>
            </w:pPr>
            <w:r w:rsidDel="00000000" w:rsidR="00000000" w:rsidRPr="00000000">
              <w:rPr>
                <w:i w:val="0"/>
                <w:smallCaps w:val="0"/>
                <w:strike w:val="0"/>
                <w:color w:val="000000"/>
                <w:sz w:val="24"/>
                <w:szCs w:val="24"/>
                <w:u w:val="none"/>
                <w:shd w:fill="auto" w:val="clear"/>
                <w:vertAlign w:val="baseline"/>
                <w:rtl w:val="0"/>
              </w:rPr>
              <w:t xml:space="preserve">Evaluate and compare performance metrics of the FPGA accelerated </w:t>
            </w:r>
            <w:r w:rsidDel="00000000" w:rsidR="00000000" w:rsidRPr="00000000">
              <w:rPr>
                <w:sz w:val="24"/>
                <w:szCs w:val="24"/>
                <w:rtl w:val="0"/>
              </w:rPr>
              <w:t xml:space="preserve">model</w:t>
            </w:r>
            <w:r w:rsidDel="00000000" w:rsidR="00000000" w:rsidRPr="00000000">
              <w:rPr>
                <w:i w:val="0"/>
                <w:smallCaps w:val="0"/>
                <w:strike w:val="0"/>
                <w:color w:val="000000"/>
                <w:sz w:val="24"/>
                <w:szCs w:val="24"/>
                <w:u w:val="none"/>
                <w:shd w:fill="auto" w:val="clear"/>
                <w:vertAlign w:val="baseline"/>
                <w:rtl w:val="0"/>
              </w:rPr>
              <w:t xml:space="preserve"> and traditional CPU/GPU based implementation</w:t>
            </w:r>
            <w:r w:rsidDel="00000000" w:rsidR="00000000" w:rsidRPr="00000000">
              <w:rPr>
                <w:sz w:val="24"/>
                <w:szCs w:val="24"/>
                <w:rtl w:val="0"/>
              </w:rPr>
              <w:t xml:space="preserve">.</w:t>
            </w:r>
          </w:p>
          <w:p w:rsidR="00000000" w:rsidDel="00000000" w:rsidP="00000000" w:rsidRDefault="00000000" w:rsidRPr="00000000" w14:paraId="00000041">
            <w:pPr>
              <w:numPr>
                <w:ilvl w:val="0"/>
                <w:numId w:val="1"/>
              </w:numPr>
              <w:tabs>
                <w:tab w:val="left" w:leader="none" w:pos="380"/>
              </w:tabs>
              <w:ind w:left="720" w:hanging="360"/>
              <w:jc w:val="both"/>
              <w:rPr>
                <w:sz w:val="24"/>
                <w:szCs w:val="24"/>
              </w:rPr>
            </w:pPr>
            <w:r w:rsidDel="00000000" w:rsidR="00000000" w:rsidRPr="00000000">
              <w:rPr>
                <w:sz w:val="24"/>
                <w:szCs w:val="24"/>
                <w:rtl w:val="0"/>
              </w:rPr>
              <w:t xml:space="preserve">Provide a solution which aligns with industry standards, potentially setting a benchmark for automated defect detection on metal surfaces.</w:t>
            </w:r>
            <w:r w:rsidDel="00000000" w:rsidR="00000000" w:rsidRPr="00000000">
              <w:rPr>
                <w:rtl w:val="0"/>
              </w:rPr>
            </w:r>
          </w:p>
          <w:p w:rsidR="00000000" w:rsidDel="00000000" w:rsidP="00000000" w:rsidRDefault="00000000" w:rsidRPr="00000000" w14:paraId="00000042">
            <w:pPr>
              <w:tabs>
                <w:tab w:val="left" w:leader="none" w:pos="380"/>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3">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44">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45">
            <w:pPr>
              <w:numPr>
                <w:ilvl w:val="0"/>
                <w:numId w:val="2"/>
              </w:numPr>
              <w:tabs>
                <w:tab w:val="left" w:leader="none" w:pos="368"/>
              </w:tabs>
              <w:spacing w:after="0" w:afterAutospacing="0" w:before="69" w:lineRule="auto"/>
              <w:ind w:left="720" w:hanging="360"/>
              <w:jc w:val="both"/>
              <w:rPr>
                <w:sz w:val="24"/>
                <w:szCs w:val="24"/>
              </w:rPr>
            </w:pPr>
            <w:r w:rsidDel="00000000" w:rsidR="00000000" w:rsidRPr="00000000">
              <w:rPr>
                <w:sz w:val="24"/>
                <w:szCs w:val="24"/>
                <w:rtl w:val="0"/>
              </w:rPr>
              <w:t xml:space="preserve">Defect Types and Surface: Focus on various types of defects, like crazing, inclusion, scratches, patches, pitted surface, welding line, commonly found in metal surfaces used in industrial applications.</w:t>
            </w:r>
          </w:p>
          <w:p w:rsidR="00000000" w:rsidDel="00000000" w:rsidP="00000000" w:rsidRDefault="00000000" w:rsidRPr="00000000" w14:paraId="00000046">
            <w:pPr>
              <w:numPr>
                <w:ilvl w:val="0"/>
                <w:numId w:val="2"/>
              </w:numPr>
              <w:tabs>
                <w:tab w:val="left" w:leader="none" w:pos="368"/>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Deep Learning Model: Development of a deep learning model designed for defect detection on metal surfaces.</w:t>
            </w:r>
          </w:p>
          <w:p w:rsidR="00000000" w:rsidDel="00000000" w:rsidP="00000000" w:rsidRDefault="00000000" w:rsidRPr="00000000" w14:paraId="00000047">
            <w:pPr>
              <w:numPr>
                <w:ilvl w:val="0"/>
                <w:numId w:val="2"/>
              </w:numPr>
              <w:tabs>
                <w:tab w:val="left" w:leader="none" w:pos="368"/>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FPGA Implementation: Implementation of the computer vision model on a selected FPGA platform using HDL (Hardware Description Language).</w:t>
            </w:r>
          </w:p>
          <w:p w:rsidR="00000000" w:rsidDel="00000000" w:rsidP="00000000" w:rsidRDefault="00000000" w:rsidRPr="00000000" w14:paraId="00000048">
            <w:pPr>
              <w:numPr>
                <w:ilvl w:val="0"/>
                <w:numId w:val="2"/>
              </w:numPr>
              <w:tabs>
                <w:tab w:val="left" w:leader="none" w:pos="368"/>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Testing and Validation: Develop and execute test cases to ensure error free operation under different conditions, defect types and metal surfaces.</w:t>
            </w:r>
          </w:p>
          <w:p w:rsidR="00000000" w:rsidDel="00000000" w:rsidP="00000000" w:rsidRDefault="00000000" w:rsidRPr="00000000" w14:paraId="00000049">
            <w:pPr>
              <w:numPr>
                <w:ilvl w:val="0"/>
                <w:numId w:val="2"/>
              </w:numPr>
              <w:tabs>
                <w:tab w:val="left" w:leader="none" w:pos="368"/>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Performance Enhancement: Optimize the deep learning model and FPGA hardware to ensure optimal performance and real time processing.</w:t>
            </w:r>
          </w:p>
          <w:p w:rsidR="00000000" w:rsidDel="00000000" w:rsidP="00000000" w:rsidRDefault="00000000" w:rsidRPr="00000000" w14:paraId="0000004A">
            <w:pPr>
              <w:numPr>
                <w:ilvl w:val="0"/>
                <w:numId w:val="2"/>
              </w:numPr>
              <w:tabs>
                <w:tab w:val="left" w:leader="none" w:pos="368"/>
              </w:tabs>
              <w:spacing w:after="0" w:afterAutospacing="0" w:before="0" w:beforeAutospacing="0" w:lineRule="auto"/>
              <w:ind w:left="720" w:hanging="360"/>
              <w:jc w:val="both"/>
              <w:rPr>
                <w:sz w:val="24"/>
                <w:szCs w:val="24"/>
              </w:rPr>
            </w:pPr>
            <w:r w:rsidDel="00000000" w:rsidR="00000000" w:rsidRPr="00000000">
              <w:rPr>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B">
            <w:pPr>
              <w:numPr>
                <w:ilvl w:val="0"/>
                <w:numId w:val="2"/>
              </w:numPr>
              <w:tabs>
                <w:tab w:val="left" w:leader="none" w:pos="368"/>
              </w:tabs>
              <w:spacing w:before="0" w:beforeAutospacing="0" w:lineRule="auto"/>
              <w:ind w:left="720" w:hanging="360"/>
              <w:jc w:val="both"/>
              <w:rPr>
                <w:sz w:val="24"/>
                <w:szCs w:val="24"/>
              </w:rPr>
            </w:pPr>
            <w:r w:rsidDel="00000000" w:rsidR="00000000" w:rsidRPr="00000000">
              <w:rPr>
                <w:sz w:val="24"/>
                <w:szCs w:val="24"/>
                <w:rtl w:val="0"/>
              </w:rPr>
              <w:t xml:space="preserve">Industrial Application: Deploying the system in a controlled industrial environment for evaluating performance in practical settings.</w:t>
            </w:r>
          </w:p>
          <w:p w:rsidR="00000000" w:rsidDel="00000000" w:rsidP="00000000" w:rsidRDefault="00000000" w:rsidRPr="00000000" w14:paraId="0000004C">
            <w:pPr>
              <w:tabs>
                <w:tab w:val="left" w:leader="none" w:pos="368"/>
              </w:tabs>
              <w:spacing w:before="69" w:lineRule="auto"/>
              <w:ind w:left="720" w:firstLine="0"/>
              <w:jc w:val="both"/>
              <w:rPr>
                <w:sz w:val="24"/>
                <w:szCs w:val="24"/>
              </w:rPr>
            </w:pPr>
            <w:r w:rsidDel="00000000" w:rsidR="00000000" w:rsidRPr="00000000">
              <w:rPr>
                <w:rtl w:val="0"/>
              </w:rPr>
            </w:r>
          </w:p>
        </w:tc>
      </w:tr>
    </w:tbl>
    <w:p w:rsidR="00000000" w:rsidDel="00000000" w:rsidP="00000000" w:rsidRDefault="00000000" w:rsidRPr="00000000" w14:paraId="0000004D">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E">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4F">
            <w:pPr>
              <w:tabs>
                <w:tab w:val="left" w:leader="none" w:pos="368"/>
              </w:tabs>
              <w:spacing w:before="69" w:lineRule="auto"/>
              <w:jc w:val="both"/>
              <w:rPr>
                <w:sz w:val="24"/>
                <w:szCs w:val="24"/>
              </w:rPr>
            </w:pPr>
            <w:r w:rsidDel="00000000" w:rsidR="00000000" w:rsidRPr="00000000">
              <w:rPr>
                <w:sz w:val="24"/>
                <w:szCs w:val="24"/>
                <w:rtl w:val="0"/>
              </w:rPr>
              <w:t xml:space="preserve">Retrieve publicly available datasets, perform necessary data preprocessing, train a deep learning model on the optimized dataset to detect certain types of defects on metal surfaces.</w:t>
            </w:r>
          </w:p>
          <w:p w:rsidR="00000000" w:rsidDel="00000000" w:rsidP="00000000" w:rsidRDefault="00000000" w:rsidRPr="00000000" w14:paraId="00000050">
            <w:pPr>
              <w:tabs>
                <w:tab w:val="left" w:leader="none" w:pos="368"/>
              </w:tabs>
              <w:spacing w:before="69" w:lineRule="auto"/>
              <w:jc w:val="both"/>
              <w:rPr>
                <w:sz w:val="24"/>
                <w:szCs w:val="24"/>
              </w:rPr>
            </w:pPr>
            <w:r w:rsidDel="00000000" w:rsidR="00000000" w:rsidRPr="00000000">
              <w:rPr>
                <w:sz w:val="24"/>
                <w:szCs w:val="24"/>
                <w:rtl w:val="0"/>
              </w:rPr>
              <w:t xml:space="preserve">Optimizing the model by performing hyperparameter tuning, further adjusting the dataset, and performing other necessary operations to improve the performance of the model.</w:t>
            </w:r>
          </w:p>
          <w:p w:rsidR="00000000" w:rsidDel="00000000" w:rsidP="00000000" w:rsidRDefault="00000000" w:rsidRPr="00000000" w14:paraId="00000051">
            <w:pPr>
              <w:tabs>
                <w:tab w:val="left" w:leader="none" w:pos="368"/>
              </w:tabs>
              <w:spacing w:before="69" w:lineRule="auto"/>
              <w:jc w:val="both"/>
              <w:rPr>
                <w:sz w:val="24"/>
                <w:szCs w:val="24"/>
              </w:rPr>
            </w:pPr>
            <w:r w:rsidDel="00000000" w:rsidR="00000000" w:rsidRPr="00000000">
              <w:rPr>
                <w:sz w:val="24"/>
                <w:szCs w:val="24"/>
                <w:rtl w:val="0"/>
              </w:rPr>
              <w:t xml:space="preserve">Deploying the optimized model on an Avnet Ultra96 Field Programmable Gate Array (FPGA) development board, aiming to significantly reduce processing time, enhance frames per second (FPS) and improve the overall performance of the optimized deep learning model.</w:t>
            </w:r>
          </w:p>
          <w:p w:rsidR="00000000" w:rsidDel="00000000" w:rsidP="00000000" w:rsidRDefault="00000000" w:rsidRPr="00000000" w14:paraId="00000052">
            <w:pPr>
              <w:tabs>
                <w:tab w:val="left" w:leader="none" w:pos="368"/>
              </w:tabs>
              <w:spacing w:before="69" w:lineRule="auto"/>
              <w:jc w:val="both"/>
              <w:rPr>
                <w:sz w:val="24"/>
                <w:szCs w:val="24"/>
              </w:rPr>
            </w:pPr>
            <w:r w:rsidDel="00000000" w:rsidR="00000000" w:rsidRPr="00000000">
              <w:rPr>
                <w:rtl w:val="0"/>
              </w:rPr>
            </w:r>
          </w:p>
        </w:tc>
      </w:tr>
    </w:tbl>
    <w:p w:rsidR="00000000" w:rsidDel="00000000" w:rsidP="00000000" w:rsidRDefault="00000000" w:rsidRPr="00000000" w14:paraId="00000053">
      <w:pPr>
        <w:rPr>
          <w:b w:val="1"/>
          <w:sz w:val="24"/>
          <w:szCs w:val="24"/>
        </w:rPr>
      </w:pPr>
      <w:r w:rsidDel="00000000" w:rsidR="00000000" w:rsidRPr="00000000">
        <w:rPr>
          <w:rtl w:val="0"/>
        </w:rPr>
      </w:r>
    </w:p>
    <w:p w:rsidR="00000000" w:rsidDel="00000000" w:rsidP="00000000" w:rsidRDefault="00000000" w:rsidRPr="00000000" w14:paraId="00000054">
      <w:pPr>
        <w:tabs>
          <w:tab w:val="left" w:leader="none" w:pos="368"/>
        </w:tabs>
        <w:spacing w:before="69" w:lineRule="auto"/>
        <w:ind w:left="630" w:firstLine="0"/>
        <w:rPr>
          <w:b w:val="1"/>
          <w:sz w:val="24"/>
          <w:szCs w:val="24"/>
        </w:rPr>
      </w:pPr>
      <w:r w:rsidDel="00000000" w:rsidR="00000000" w:rsidRPr="00000000">
        <w:rPr>
          <w:b w:val="1"/>
          <w:sz w:val="24"/>
          <w:szCs w:val="24"/>
          <w:rtl w:val="0"/>
        </w:rPr>
        <w:t xml:space="preserve">Flow chart</w:t>
      </w:r>
    </w:p>
    <w:p w:rsidR="00000000" w:rsidDel="00000000" w:rsidP="00000000" w:rsidRDefault="00000000" w:rsidRPr="00000000" w14:paraId="00000055">
      <w:pPr>
        <w:tabs>
          <w:tab w:val="left" w:leader="none" w:pos="368"/>
        </w:tabs>
        <w:spacing w:before="69" w:lineRule="auto"/>
        <w:ind w:left="630" w:firstLine="0"/>
        <w:rPr>
          <w:b w:val="1"/>
          <w:sz w:val="24"/>
          <w:szCs w:val="24"/>
        </w:rPr>
      </w:pPr>
      <w:r w:rsidDel="00000000" w:rsidR="00000000" w:rsidRPr="00000000">
        <w:rPr>
          <w:b w:val="1"/>
          <w:sz w:val="24"/>
          <w:szCs w:val="24"/>
        </w:rPr>
        <w:drawing>
          <wp:inline distB="114300" distT="114300" distL="114300" distR="114300">
            <wp:extent cx="4224338" cy="711517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24338" cy="71151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b w:val="1"/>
          <w:sz w:val="24"/>
          <w:szCs w:val="24"/>
        </w:rPr>
      </w:pPr>
      <w:r w:rsidDel="00000000" w:rsidR="00000000" w:rsidRPr="00000000">
        <w:rPr>
          <w:rtl w:val="0"/>
        </w:rPr>
      </w:r>
    </w:p>
    <w:p w:rsidR="00000000" w:rsidDel="00000000" w:rsidP="00000000" w:rsidRDefault="00000000" w:rsidRPr="00000000" w14:paraId="00000057">
      <w:pPr>
        <w:rPr>
          <w:b w:val="1"/>
          <w:sz w:val="24"/>
          <w:szCs w:val="24"/>
        </w:rPr>
      </w:pPr>
      <w:r w:rsidDel="00000000" w:rsidR="00000000" w:rsidRPr="00000000">
        <w:rPr>
          <w:rtl w:val="0"/>
        </w:rPr>
      </w:r>
    </w:p>
    <w:p w:rsidR="00000000" w:rsidDel="00000000" w:rsidP="00000000" w:rsidRDefault="00000000" w:rsidRPr="00000000" w14:paraId="00000058">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5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5A">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5B">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5C">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5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5E">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5F">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Exploratory Data Analysis Tools</w:t>
            </w:r>
          </w:p>
          <w:p w:rsidR="00000000" w:rsidDel="00000000" w:rsidP="00000000" w:rsidRDefault="00000000" w:rsidRPr="00000000" w14:paraId="00000061">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Python</w:t>
            </w:r>
          </w:p>
          <w:p w:rsidR="00000000" w:rsidDel="00000000" w:rsidP="00000000" w:rsidRDefault="00000000" w:rsidRPr="00000000" w14:paraId="00000062">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Pandas</w:t>
            </w:r>
          </w:p>
          <w:p w:rsidR="00000000" w:rsidDel="00000000" w:rsidP="00000000" w:rsidRDefault="00000000" w:rsidRPr="00000000" w14:paraId="00000063">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Numpy</w:t>
            </w:r>
          </w:p>
          <w:p w:rsidR="00000000" w:rsidDel="00000000" w:rsidP="00000000" w:rsidRDefault="00000000" w:rsidRPr="00000000" w14:paraId="00000064">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Matplotlib</w:t>
            </w:r>
          </w:p>
          <w:p w:rsidR="00000000" w:rsidDel="00000000" w:rsidP="00000000" w:rsidRDefault="00000000" w:rsidRPr="00000000" w14:paraId="0000006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Web Interface Development Tools</w:t>
            </w:r>
          </w:p>
          <w:p w:rsidR="00000000" w:rsidDel="00000000" w:rsidP="00000000" w:rsidRDefault="00000000" w:rsidRPr="00000000" w14:paraId="00000066">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HTML</w:t>
            </w:r>
          </w:p>
          <w:p w:rsidR="00000000" w:rsidDel="00000000" w:rsidP="00000000" w:rsidRDefault="00000000" w:rsidRPr="00000000" w14:paraId="00000067">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CSS</w:t>
            </w:r>
          </w:p>
          <w:p w:rsidR="00000000" w:rsidDel="00000000" w:rsidP="00000000" w:rsidRDefault="00000000" w:rsidRPr="00000000" w14:paraId="00000068">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u w:val="none"/>
              </w:rPr>
            </w:pPr>
            <w:r w:rsidDel="00000000" w:rsidR="00000000" w:rsidRPr="00000000">
              <w:rPr>
                <w:sz w:val="24"/>
                <w:szCs w:val="24"/>
                <w:rtl w:val="0"/>
              </w:rPr>
              <w:t xml:space="preserve">JavaScript</w:t>
            </w:r>
          </w:p>
          <w:p w:rsidR="00000000" w:rsidDel="00000000" w:rsidP="00000000" w:rsidRDefault="00000000" w:rsidRPr="00000000" w14:paraId="00000069">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Deep Learning Model</w:t>
            </w:r>
            <w:r w:rsidDel="00000000" w:rsidR="00000000" w:rsidRPr="00000000">
              <w:rPr>
                <w:rtl w:val="0"/>
              </w:rPr>
            </w:r>
          </w:p>
          <w:p w:rsidR="00000000" w:rsidDel="00000000" w:rsidP="00000000" w:rsidRDefault="00000000" w:rsidRPr="00000000" w14:paraId="0000006A">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Avnet Ultra96 FPGA Development Board</w:t>
            </w:r>
          </w:p>
          <w:p w:rsidR="00000000" w:rsidDel="00000000" w:rsidP="00000000" w:rsidRDefault="00000000" w:rsidRPr="00000000" w14:paraId="0000006B">
            <w:pPr>
              <w:numPr>
                <w:ilvl w:val="3"/>
                <w:numId w:val="3"/>
              </w:numPr>
              <w:tabs>
                <w:tab w:val="left" w:leader="none" w:pos="368"/>
              </w:tabs>
              <w:ind w:left="2880" w:hanging="360"/>
              <w:rPr>
                <w:b w:val="1"/>
                <w:sz w:val="24"/>
                <w:szCs w:val="24"/>
                <w:u w:val="none"/>
              </w:rPr>
            </w:pPr>
            <w:r w:rsidDel="00000000" w:rsidR="00000000" w:rsidRPr="00000000">
              <w:rPr>
                <w:b w:val="1"/>
                <w:sz w:val="24"/>
                <w:szCs w:val="24"/>
                <w:rtl w:val="0"/>
              </w:rPr>
              <w:t xml:space="preserve">FPGA Development Tools</w:t>
            </w:r>
          </w:p>
          <w:p w:rsidR="00000000" w:rsidDel="00000000" w:rsidP="00000000" w:rsidRDefault="00000000" w:rsidRPr="00000000" w14:paraId="0000006C">
            <w:pPr>
              <w:numPr>
                <w:ilvl w:val="4"/>
                <w:numId w:val="3"/>
              </w:numPr>
              <w:tabs>
                <w:tab w:val="left" w:leader="none" w:pos="368"/>
              </w:tabs>
              <w:ind w:left="3600" w:hanging="360"/>
              <w:rPr>
                <w:sz w:val="24"/>
                <w:szCs w:val="24"/>
              </w:rPr>
            </w:pPr>
            <w:r w:rsidDel="00000000" w:rsidR="00000000" w:rsidRPr="00000000">
              <w:rPr>
                <w:sz w:val="24"/>
                <w:szCs w:val="24"/>
                <w:rtl w:val="0"/>
              </w:rPr>
              <w:t xml:space="preserve">Vivado</w:t>
            </w:r>
          </w:p>
          <w:p w:rsidR="00000000" w:rsidDel="00000000" w:rsidP="00000000" w:rsidRDefault="00000000" w:rsidRPr="00000000" w14:paraId="0000006D">
            <w:pPr>
              <w:numPr>
                <w:ilvl w:val="4"/>
                <w:numId w:val="3"/>
              </w:numPr>
              <w:tabs>
                <w:tab w:val="left" w:leader="none" w:pos="368"/>
              </w:tabs>
              <w:ind w:left="3600" w:hanging="360"/>
              <w:rPr>
                <w:sz w:val="24"/>
                <w:szCs w:val="24"/>
              </w:rPr>
            </w:pPr>
            <w:r w:rsidDel="00000000" w:rsidR="00000000" w:rsidRPr="00000000">
              <w:rPr>
                <w:sz w:val="24"/>
                <w:szCs w:val="24"/>
                <w:rtl w:val="0"/>
              </w:rPr>
              <w:t xml:space="preserve">Vitis AI</w:t>
            </w:r>
          </w:p>
          <w:p w:rsidR="00000000" w:rsidDel="00000000" w:rsidP="00000000" w:rsidRDefault="00000000" w:rsidRPr="00000000" w14:paraId="0000006E">
            <w:pPr>
              <w:numPr>
                <w:ilvl w:val="4"/>
                <w:numId w:val="3"/>
              </w:numPr>
              <w:tabs>
                <w:tab w:val="left" w:leader="none" w:pos="368"/>
              </w:tabs>
              <w:ind w:left="3600" w:hanging="360"/>
              <w:rPr>
                <w:sz w:val="24"/>
                <w:szCs w:val="24"/>
                <w:u w:val="none"/>
              </w:rPr>
            </w:pPr>
            <w:r w:rsidDel="00000000" w:rsidR="00000000" w:rsidRPr="00000000">
              <w:rPr>
                <w:sz w:val="24"/>
                <w:szCs w:val="24"/>
                <w:rtl w:val="0"/>
              </w:rPr>
              <w:t xml:space="preserve">Hardware Description Language</w:t>
            </w:r>
            <w:r w:rsidDel="00000000" w:rsidR="00000000" w:rsidRPr="00000000">
              <w:rPr>
                <w:rtl w:val="0"/>
              </w:rPr>
            </w:r>
          </w:p>
          <w:p w:rsidR="00000000" w:rsidDel="00000000" w:rsidP="00000000" w:rsidRDefault="00000000" w:rsidRPr="00000000" w14:paraId="0000006F">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70">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1">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170" w:hRule="atLeast"/>
          <w:tblHeader w:val="0"/>
        </w:trPr>
        <w:tc>
          <w:tcPr/>
          <w:p w:rsidR="00000000" w:rsidDel="00000000" w:rsidP="00000000" w:rsidRDefault="00000000" w:rsidRPr="00000000" w14:paraId="00000072">
            <w:pPr>
              <w:tabs>
                <w:tab w:val="left" w:leader="none" w:pos="368"/>
              </w:tabs>
              <w:spacing w:before="69" w:lineRule="auto"/>
              <w:jc w:val="both"/>
              <w:rPr>
                <w:b w:val="1"/>
                <w:sz w:val="24"/>
                <w:szCs w:val="24"/>
              </w:rPr>
            </w:pPr>
            <w:r w:rsidDel="00000000" w:rsidR="00000000" w:rsidRPr="00000000">
              <w:rPr>
                <w:sz w:val="24"/>
                <w:szCs w:val="24"/>
                <w:rtl w:val="0"/>
              </w:rPr>
              <w:t xml:space="preserve">Support from </w:t>
            </w:r>
            <w:r w:rsidDel="00000000" w:rsidR="00000000" w:rsidRPr="00000000">
              <w:rPr>
                <w:sz w:val="24"/>
                <w:szCs w:val="24"/>
                <w:rtl w:val="0"/>
              </w:rPr>
              <w:t xml:space="preserve">DreamBig Semiconductor which is an emerging semiconductor startup that is dedicated to providing comprehensive low cost, low latency and high throughput solutions for AI, Data Centers, 5G and Automotive Markets. Headquartered in San Jose, CA, USA.</w:t>
            </w:r>
            <w:r w:rsidDel="00000000" w:rsidR="00000000" w:rsidRPr="00000000">
              <w:rPr>
                <w:rtl w:val="0"/>
              </w:rPr>
            </w:r>
          </w:p>
        </w:tc>
      </w:tr>
    </w:tbl>
    <w:p w:rsidR="00000000" w:rsidDel="00000000" w:rsidP="00000000" w:rsidRDefault="00000000" w:rsidRPr="00000000" w14:paraId="00000073">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4">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5">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6">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7">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8">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9">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A">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B">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C">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D">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E">
      <w:pPr>
        <w:tabs>
          <w:tab w:val="left" w:leader="none" w:pos="368"/>
        </w:tabs>
        <w:spacing w:before="69" w:lineRule="auto"/>
        <w:ind w:left="0" w:firstLine="0"/>
        <w:rPr>
          <w:b w:val="1"/>
          <w:sz w:val="24"/>
          <w:szCs w:val="24"/>
        </w:rPr>
      </w:pPr>
      <w:r w:rsidDel="00000000" w:rsidR="00000000" w:rsidRPr="00000000">
        <w:rPr>
          <w:rtl w:val="0"/>
        </w:rPr>
      </w:r>
    </w:p>
    <w:p w:rsidR="00000000" w:rsidDel="00000000" w:rsidP="00000000" w:rsidRDefault="00000000" w:rsidRPr="00000000" w14:paraId="0000007F">
      <w:pPr>
        <w:tabs>
          <w:tab w:val="left" w:leader="none" w:pos="368"/>
        </w:tabs>
        <w:spacing w:before="69" w:lineRule="auto"/>
        <w:ind w:left="0" w:firstLine="0"/>
        <w:rPr>
          <w:b w:val="1"/>
          <w:sz w:val="24"/>
          <w:szCs w:val="24"/>
        </w:rPr>
      </w:pPr>
      <w:r w:rsidDel="00000000" w:rsidR="00000000" w:rsidRPr="00000000">
        <w:rPr>
          <w:rtl w:val="0"/>
        </w:rPr>
      </w:r>
    </w:p>
    <w:p w:rsidR="00000000" w:rsidDel="00000000" w:rsidP="00000000" w:rsidRDefault="00000000" w:rsidRPr="00000000" w14:paraId="00000080">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8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82">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83">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84">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85">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8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8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88">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89">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8A">
            <w:pPr>
              <w:tabs>
                <w:tab w:val="left" w:leader="none" w:pos="368"/>
              </w:tabs>
              <w:spacing w:before="69" w:lineRule="auto"/>
              <w:rPr>
                <w:b w:val="1"/>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8B">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8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8D">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8E">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8F">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90">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9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92">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93">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94">
      <w:pPr>
        <w:numPr>
          <w:ilvl w:val="0"/>
          <w:numId w:val="3"/>
        </w:numPr>
        <w:tabs>
          <w:tab w:val="left" w:leader="none" w:pos="368"/>
        </w:tabs>
        <w:spacing w:before="69" w:lineRule="auto"/>
        <w:ind w:left="630" w:hanging="360"/>
        <w:rPr>
          <w:b w:val="1"/>
          <w:sz w:val="24"/>
          <w:szCs w:val="24"/>
          <w:u w:val="none"/>
        </w:rPr>
      </w:pPr>
      <w:r w:rsidDel="00000000" w:rsidR="00000000" w:rsidRPr="00000000">
        <w:rPr>
          <w:b w:val="1"/>
          <w:sz w:val="24"/>
          <w:szCs w:val="24"/>
          <w:rtl w:val="0"/>
        </w:rPr>
        <w:t xml:space="preserve">References</w:t>
      </w:r>
    </w:p>
    <w:sdt>
      <w:sdtPr>
        <w:lock w:val="contentLocked"/>
        <w:tag w:val="goog_rdk_4"/>
      </w:sdtPr>
      <w:sdtContent>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728jzzozx9kx" w:id="1"/>
              <w:bookmarkEnd w:id="1"/>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[1] Z. Cheng, L. Gao, Y. Wang, Z. Deng and Y. Tao, "EC-YOLO: Effectual Detection Model for Steel Strip Surface Defects Based on YOLO-V5," in IEEE Access, vol. 12, pp. 62765-62778, 2024, doi: 10.1109/ACCESS.2024.3391353.</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v60roy2s5cu9" w:id="2"/>
              <w:bookmarkEnd w:id="2"/>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[2] J. Yu, X. Shi, W. Wang and Y. Zheng, "LCG-YOLO: A Real-Time Surface Defect Detection Method for Metal Components," in IEEE Access, vol. 12, pp. 41436-41451, 2024, doi: 10.1109/ACCESS.2024.3378999.</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gxaci4uvmgso" w:id="3"/>
              <w:bookmarkEnd w:id="3"/>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[3] K. Yang and T. Chen, "Lightweight Surface Defect Detection Algorithm Based on Improved YOLOv5," 2024 5th International Conference on Mechatronics Technology and Intelligent Manufacturing (ICMTIM), Nanjing, China, 2024, pp. 798-802, doi: 10.1109/ICMTIM62047.2024.10629491.</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boiwofxtnnz3" w:id="4"/>
              <w:bookmarkEnd w:id="4"/>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[4] J. Xin et al., "Lightweight convolutional neural network of YOLO v3- Tiny algorithm on FPGA for target detection," 2021 IEEE International Conference on Computer Science, Artificial Intelligence and Electronic Engineering (CSAIEE), SC, USA, 2021, pp. 65-70, doi: 10.1109/CSAIEE54046.2021.9543128.</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1mrsrq9hs2wu" w:id="5"/>
              <w:bookmarkEnd w:id="5"/>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[5] Y. Qu and J. Wang, "Design of Low-power YOLO Accelerator Based on FPGA," 2024 7th International Conference on Advanced Algorithms and Control Engineering (</w:t>
                </w:r>
                <w:r w:rsidDel="00000000" w:rsidR="00000000" w:rsidRPr="00000000">
                  <w:rPr>
                    <w:sz w:val="24"/>
                    <w:szCs w:val="24"/>
                    <w:rtl w:val="0"/>
                  </w:rPr>
                  <w:t xml:space="preserve">ICAACE</w:t>
                </w:r>
                <w:r w:rsidDel="00000000" w:rsidR="00000000" w:rsidRPr="00000000">
                  <w:rPr>
                    <w:sz w:val="24"/>
                    <w:szCs w:val="24"/>
                    <w:rtl w:val="0"/>
                  </w:rPr>
                  <w:t xml:space="preserve">), Shanghai, China, 2024, pp. 1132-1137, doi: 10.1109/ICAACE61206.2024.10548891.</w:t>
                </w:r>
              </w:p>
            </w:tc>
          </w:tr>
        </w:tbl>
      </w:sdtContent>
    </w:sdt>
    <w:p w:rsidR="00000000" w:rsidDel="00000000" w:rsidP="00000000" w:rsidRDefault="00000000" w:rsidRPr="00000000" w14:paraId="000000B3">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4">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5">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6">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7">
      <w:pPr>
        <w:tabs>
          <w:tab w:val="left" w:leader="none" w:pos="368"/>
        </w:tabs>
        <w:spacing w:before="69" w:lineRule="auto"/>
        <w:rPr>
          <w:b w:val="1"/>
          <w:sz w:val="24"/>
          <w:szCs w:val="24"/>
        </w:rPr>
      </w:pPr>
      <w:r w:rsidDel="00000000" w:rsidR="00000000" w:rsidRPr="00000000">
        <w:rPr>
          <w:rtl w:val="0"/>
        </w:rPr>
      </w:r>
    </w:p>
    <w:sdt>
      <w:sdtPr>
        <w:tag w:val="goog_rdk_7"/>
      </w:sdtPr>
      <w:sdtContent>
        <w:p w:rsidR="00000000" w:rsidDel="00000000" w:rsidP="00000000" w:rsidRDefault="00000000" w:rsidRPr="00000000" w14:paraId="000000B8">
          <w:pPr>
            <w:tabs>
              <w:tab w:val="left" w:leader="none" w:pos="368"/>
            </w:tabs>
            <w:spacing w:before="69" w:lineRule="auto"/>
            <w:rPr>
              <w:ins w:author="AALIYAN MANSOOR" w:id="0" w:date="2024-08-27T08:17:44Z"/>
              <w:b w:val="1"/>
              <w:sz w:val="24"/>
              <w:szCs w:val="24"/>
            </w:rPr>
          </w:pPr>
          <w:sdt>
            <w:sdtPr>
              <w:tag w:val="goog_rdk_6"/>
            </w:sdtPr>
            <w:sdtContent>
              <w:ins w:author="AALIYAN MANSOOR" w:id="0" w:date="2024-08-27T08:17:44Z">
                <w:r w:rsidDel="00000000" w:rsidR="00000000" w:rsidRPr="00000000">
                  <w:rPr>
                    <w:rtl w:val="0"/>
                  </w:rPr>
                </w:r>
              </w:ins>
            </w:sdtContent>
          </w:sdt>
        </w:p>
      </w:sdtContent>
    </w:sdt>
    <w:p w:rsidR="00000000" w:rsidDel="00000000" w:rsidP="00000000" w:rsidRDefault="00000000" w:rsidRPr="00000000" w14:paraId="000000B9">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A">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B">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C">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D">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w:t>
      </w:r>
      <w:r w:rsidDel="00000000" w:rsidR="00000000" w:rsidRPr="00000000">
        <w:rPr>
          <w:rtl w:val="0"/>
        </w:rPr>
      </w:r>
    </w:p>
    <w:tbl>
      <w:tblPr>
        <w:tblStyle w:val="Table12"/>
        <w:tblpPr w:leftFromText="180" w:rightFromText="180" w:topFromText="0" w:bottomFromText="0" w:vertAnchor="text" w:horzAnchor="text" w:tblpX="-885" w:tblpY="0"/>
        <w:tblW w:w="107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780"/>
        <w:gridCol w:w="720"/>
        <w:gridCol w:w="705"/>
        <w:gridCol w:w="690"/>
        <w:gridCol w:w="675"/>
        <w:gridCol w:w="705"/>
        <w:gridCol w:w="780"/>
        <w:gridCol w:w="750"/>
        <w:gridCol w:w="705"/>
        <w:gridCol w:w="720"/>
        <w:tblGridChange w:id="0">
          <w:tblGrid>
            <w:gridCol w:w="3540"/>
            <w:gridCol w:w="780"/>
            <w:gridCol w:w="720"/>
            <w:gridCol w:w="705"/>
            <w:gridCol w:w="690"/>
            <w:gridCol w:w="675"/>
            <w:gridCol w:w="705"/>
            <w:gridCol w:w="780"/>
            <w:gridCol w:w="750"/>
            <w:gridCol w:w="705"/>
            <w:gridCol w:w="720"/>
          </w:tblGrid>
        </w:tblGridChange>
      </w:tblGrid>
      <w:tr>
        <w:trPr>
          <w:cantSplit w:val="0"/>
          <w:trHeight w:val="399" w:hRule="atLeast"/>
          <w:tblHeader w:val="0"/>
        </w:trPr>
        <w:tc>
          <w:tcPr>
            <w:vAlign w:val="center"/>
          </w:tcPr>
          <w:p w:rsidR="00000000" w:rsidDel="00000000" w:rsidP="00000000" w:rsidRDefault="00000000" w:rsidRPr="00000000" w14:paraId="000000BE">
            <w:pPr>
              <w:spacing w:line="360" w:lineRule="auto"/>
              <w:jc w:val="center"/>
              <w:rPr>
                <w:sz w:val="22"/>
                <w:szCs w:val="22"/>
              </w:rPr>
            </w:pPr>
            <w:r w:rsidDel="00000000" w:rsidR="00000000" w:rsidRPr="00000000">
              <w:rPr>
                <w:sz w:val="22"/>
                <w:szCs w:val="22"/>
                <w:rtl w:val="0"/>
              </w:rPr>
              <w:t xml:space="preserve">Year</w:t>
            </w:r>
          </w:p>
        </w:tc>
        <w:tc>
          <w:tcPr>
            <w:gridSpan w:val="10"/>
          </w:tcPr>
          <w:p w:rsidR="00000000" w:rsidDel="00000000" w:rsidP="00000000" w:rsidRDefault="00000000" w:rsidRPr="00000000" w14:paraId="000000BF">
            <w:pPr>
              <w:spacing w:line="360" w:lineRule="auto"/>
              <w:ind w:left="200" w:firstLine="0"/>
              <w:jc w:val="center"/>
              <w:rPr>
                <w:sz w:val="22"/>
                <w:szCs w:val="22"/>
              </w:rPr>
            </w:pPr>
            <w:r w:rsidDel="00000000" w:rsidR="00000000" w:rsidRPr="00000000">
              <w:rPr>
                <w:sz w:val="22"/>
                <w:szCs w:val="22"/>
                <w:rtl w:val="0"/>
              </w:rPr>
              <w:t xml:space="preserve">2024 to 2025</w:t>
            </w:r>
          </w:p>
        </w:tc>
      </w:tr>
      <w:tr>
        <w:trPr>
          <w:cantSplit w:val="0"/>
          <w:trHeight w:val="218" w:hRule="atLeast"/>
          <w:tblHeader w:val="0"/>
        </w:trPr>
        <w:tc>
          <w:tcPr>
            <w:vAlign w:val="center"/>
          </w:tcPr>
          <w:p w:rsidR="00000000" w:rsidDel="00000000" w:rsidP="00000000" w:rsidRDefault="00000000" w:rsidRPr="00000000" w14:paraId="000000C9">
            <w:pPr>
              <w:spacing w:line="360" w:lineRule="auto"/>
              <w:jc w:val="center"/>
              <w:rPr>
                <w:sz w:val="22"/>
                <w:szCs w:val="22"/>
              </w:rPr>
            </w:pPr>
            <w:r w:rsidDel="00000000" w:rsidR="00000000" w:rsidRPr="00000000">
              <w:rPr>
                <w:sz w:val="22"/>
                <w:szCs w:val="22"/>
                <w:rtl w:val="0"/>
              </w:rPr>
              <w:t xml:space="preserve">Months</w:t>
            </w:r>
          </w:p>
        </w:tc>
        <w:tc>
          <w:tcPr>
            <w:tcBorders>
              <w:bottom w:color="000000" w:space="0" w:sz="18" w:val="single"/>
            </w:tcBorders>
          </w:tcPr>
          <w:p w:rsidR="00000000" w:rsidDel="00000000" w:rsidP="00000000" w:rsidRDefault="00000000" w:rsidRPr="00000000" w14:paraId="000000CA">
            <w:pPr>
              <w:spacing w:line="360" w:lineRule="auto"/>
              <w:ind w:left="-14" w:right="-105" w:firstLine="0"/>
              <w:jc w:val="center"/>
              <w:rPr>
                <w:sz w:val="22"/>
                <w:szCs w:val="22"/>
              </w:rPr>
            </w:pPr>
            <w:r w:rsidDel="00000000" w:rsidR="00000000" w:rsidRPr="00000000">
              <w:rPr>
                <w:sz w:val="22"/>
                <w:szCs w:val="22"/>
                <w:rtl w:val="0"/>
              </w:rPr>
              <w:t xml:space="preserve">Sep</w:t>
            </w:r>
          </w:p>
        </w:tc>
        <w:tc>
          <w:tcPr>
            <w:tcBorders>
              <w:bottom w:color="000000" w:space="0" w:sz="18" w:val="single"/>
            </w:tcBorders>
          </w:tcPr>
          <w:p w:rsidR="00000000" w:rsidDel="00000000" w:rsidP="00000000" w:rsidRDefault="00000000" w:rsidRPr="00000000" w14:paraId="000000CB">
            <w:pPr>
              <w:spacing w:line="360" w:lineRule="auto"/>
              <w:ind w:left="-14" w:right="-105" w:firstLine="0"/>
              <w:jc w:val="center"/>
              <w:rPr>
                <w:sz w:val="22"/>
                <w:szCs w:val="22"/>
              </w:rPr>
            </w:pPr>
            <w:r w:rsidDel="00000000" w:rsidR="00000000" w:rsidRPr="00000000">
              <w:rPr>
                <w:sz w:val="22"/>
                <w:szCs w:val="22"/>
                <w:rtl w:val="0"/>
              </w:rPr>
              <w:t xml:space="preserve">Oct</w:t>
            </w:r>
          </w:p>
        </w:tc>
        <w:tc>
          <w:tcPr>
            <w:tcBorders>
              <w:bottom w:color="000000" w:space="0" w:sz="18" w:val="single"/>
            </w:tcBorders>
          </w:tcPr>
          <w:p w:rsidR="00000000" w:rsidDel="00000000" w:rsidP="00000000" w:rsidRDefault="00000000" w:rsidRPr="00000000" w14:paraId="000000CC">
            <w:pPr>
              <w:spacing w:line="360" w:lineRule="auto"/>
              <w:ind w:left="-14" w:right="-105" w:firstLine="0"/>
              <w:jc w:val="center"/>
              <w:rPr>
                <w:sz w:val="22"/>
                <w:szCs w:val="22"/>
              </w:rPr>
            </w:pPr>
            <w:r w:rsidDel="00000000" w:rsidR="00000000" w:rsidRPr="00000000">
              <w:rPr>
                <w:sz w:val="22"/>
                <w:szCs w:val="22"/>
                <w:rtl w:val="0"/>
              </w:rPr>
              <w:t xml:space="preserve">Nov</w:t>
            </w:r>
          </w:p>
        </w:tc>
        <w:tc>
          <w:tcPr>
            <w:tcBorders>
              <w:bottom w:color="000000" w:space="0" w:sz="18" w:val="single"/>
            </w:tcBorders>
          </w:tcPr>
          <w:p w:rsidR="00000000" w:rsidDel="00000000" w:rsidP="00000000" w:rsidRDefault="00000000" w:rsidRPr="00000000" w14:paraId="000000CD">
            <w:pPr>
              <w:spacing w:line="360" w:lineRule="auto"/>
              <w:ind w:left="-14" w:right="-105" w:firstLine="0"/>
              <w:jc w:val="center"/>
              <w:rPr>
                <w:sz w:val="22"/>
                <w:szCs w:val="22"/>
              </w:rPr>
            </w:pPr>
            <w:r w:rsidDel="00000000" w:rsidR="00000000" w:rsidRPr="00000000">
              <w:rPr>
                <w:sz w:val="22"/>
                <w:szCs w:val="22"/>
                <w:rtl w:val="0"/>
              </w:rPr>
              <w:t xml:space="preserve">Dec</w:t>
            </w:r>
          </w:p>
        </w:tc>
        <w:tc>
          <w:tcPr>
            <w:tcBorders>
              <w:bottom w:color="000000" w:space="0" w:sz="18" w:val="single"/>
            </w:tcBorders>
          </w:tcPr>
          <w:p w:rsidR="00000000" w:rsidDel="00000000" w:rsidP="00000000" w:rsidRDefault="00000000" w:rsidRPr="00000000" w14:paraId="000000CE">
            <w:pPr>
              <w:spacing w:line="360" w:lineRule="auto"/>
              <w:ind w:left="-104" w:right="-105" w:firstLine="0"/>
              <w:jc w:val="center"/>
              <w:rPr>
                <w:sz w:val="22"/>
                <w:szCs w:val="22"/>
              </w:rPr>
            </w:pPr>
            <w:r w:rsidDel="00000000" w:rsidR="00000000" w:rsidRPr="00000000">
              <w:rPr>
                <w:sz w:val="22"/>
                <w:szCs w:val="22"/>
                <w:rtl w:val="0"/>
              </w:rPr>
              <w:t xml:space="preserve">Jan</w:t>
            </w:r>
          </w:p>
        </w:tc>
        <w:tc>
          <w:tcPr>
            <w:tcBorders>
              <w:bottom w:color="000000" w:space="0" w:sz="18" w:val="single"/>
            </w:tcBorders>
          </w:tcPr>
          <w:p w:rsidR="00000000" w:rsidDel="00000000" w:rsidP="00000000" w:rsidRDefault="00000000" w:rsidRPr="00000000" w14:paraId="000000CF">
            <w:pPr>
              <w:spacing w:line="360" w:lineRule="auto"/>
              <w:ind w:left="-14" w:right="-105" w:firstLine="0"/>
              <w:jc w:val="center"/>
              <w:rPr>
                <w:sz w:val="22"/>
                <w:szCs w:val="22"/>
              </w:rPr>
            </w:pPr>
            <w:r w:rsidDel="00000000" w:rsidR="00000000" w:rsidRPr="00000000">
              <w:rPr>
                <w:sz w:val="22"/>
                <w:szCs w:val="22"/>
                <w:rtl w:val="0"/>
              </w:rPr>
              <w:t xml:space="preserve">Feb</w:t>
            </w:r>
          </w:p>
        </w:tc>
        <w:tc>
          <w:tcPr>
            <w:tcBorders>
              <w:bottom w:color="000000" w:space="0" w:sz="18" w:val="single"/>
            </w:tcBorders>
          </w:tcPr>
          <w:p w:rsidR="00000000" w:rsidDel="00000000" w:rsidP="00000000" w:rsidRDefault="00000000" w:rsidRPr="00000000" w14:paraId="000000D0">
            <w:pPr>
              <w:spacing w:line="360" w:lineRule="auto"/>
              <w:ind w:left="-14" w:right="-105" w:firstLine="0"/>
              <w:jc w:val="center"/>
              <w:rPr>
                <w:sz w:val="22"/>
                <w:szCs w:val="22"/>
              </w:rPr>
            </w:pPr>
            <w:r w:rsidDel="00000000" w:rsidR="00000000" w:rsidRPr="00000000">
              <w:rPr>
                <w:sz w:val="22"/>
                <w:szCs w:val="22"/>
                <w:rtl w:val="0"/>
              </w:rPr>
              <w:t xml:space="preserve">Mar</w:t>
            </w:r>
          </w:p>
        </w:tc>
        <w:tc>
          <w:tcPr/>
          <w:p w:rsidR="00000000" w:rsidDel="00000000" w:rsidP="00000000" w:rsidRDefault="00000000" w:rsidRPr="00000000" w14:paraId="000000D1">
            <w:pPr>
              <w:spacing w:line="360" w:lineRule="auto"/>
              <w:ind w:left="-104" w:right="-105" w:firstLine="0"/>
              <w:jc w:val="center"/>
              <w:rPr>
                <w:sz w:val="22"/>
                <w:szCs w:val="22"/>
              </w:rPr>
            </w:pPr>
            <w:r w:rsidDel="00000000" w:rsidR="00000000" w:rsidRPr="00000000">
              <w:rPr>
                <w:sz w:val="22"/>
                <w:szCs w:val="22"/>
                <w:rtl w:val="0"/>
              </w:rPr>
              <w:t xml:space="preserve">Apr</w:t>
            </w:r>
          </w:p>
        </w:tc>
        <w:tc>
          <w:tcPr/>
          <w:p w:rsidR="00000000" w:rsidDel="00000000" w:rsidP="00000000" w:rsidRDefault="00000000" w:rsidRPr="00000000" w14:paraId="000000D2">
            <w:pPr>
              <w:spacing w:line="360" w:lineRule="auto"/>
              <w:ind w:left="-14" w:right="-105" w:firstLine="0"/>
              <w:jc w:val="center"/>
              <w:rPr>
                <w:sz w:val="22"/>
                <w:szCs w:val="22"/>
              </w:rPr>
            </w:pPr>
            <w:r w:rsidDel="00000000" w:rsidR="00000000" w:rsidRPr="00000000">
              <w:rPr>
                <w:sz w:val="22"/>
                <w:szCs w:val="22"/>
                <w:rtl w:val="0"/>
              </w:rPr>
              <w:t xml:space="preserve">May</w:t>
            </w:r>
          </w:p>
        </w:tc>
        <w:tc>
          <w:tcPr/>
          <w:p w:rsidR="00000000" w:rsidDel="00000000" w:rsidP="00000000" w:rsidRDefault="00000000" w:rsidRPr="00000000" w14:paraId="000000D3">
            <w:pPr>
              <w:spacing w:line="360" w:lineRule="auto"/>
              <w:ind w:left="-104" w:right="-105" w:firstLine="0"/>
              <w:jc w:val="center"/>
              <w:rPr>
                <w:sz w:val="22"/>
                <w:szCs w:val="22"/>
              </w:rPr>
            </w:pPr>
            <w:r w:rsidDel="00000000" w:rsidR="00000000" w:rsidRPr="00000000">
              <w:rPr>
                <w:sz w:val="22"/>
                <w:szCs w:val="22"/>
                <w:rtl w:val="0"/>
              </w:rPr>
              <w:t xml:space="preserve">Jun</w:t>
            </w:r>
          </w:p>
        </w:tc>
      </w:tr>
      <w:tr>
        <w:trPr>
          <w:cantSplit w:val="0"/>
          <w:trHeight w:val="653.935546875" w:hRule="atLeast"/>
          <w:tblHeader w:val="0"/>
        </w:trPr>
        <w:tc>
          <w:tcPr>
            <w:tcBorders>
              <w:right w:color="000000" w:space="0" w:sz="18" w:val="single"/>
            </w:tcBorders>
            <w:vAlign w:val="center"/>
          </w:tcPr>
          <w:p w:rsidR="00000000" w:rsidDel="00000000" w:rsidP="00000000" w:rsidRDefault="00000000" w:rsidRPr="00000000" w14:paraId="000000D4">
            <w:pPr>
              <w:spacing w:line="360" w:lineRule="auto"/>
              <w:jc w:val="center"/>
              <w:rPr>
                <w:b w:val="1"/>
                <w:sz w:val="22"/>
                <w:szCs w:val="22"/>
              </w:rPr>
            </w:pPr>
            <w:r w:rsidDel="00000000" w:rsidR="00000000" w:rsidRPr="00000000">
              <w:rPr>
                <w:b w:val="1"/>
                <w:sz w:val="22"/>
                <w:szCs w:val="22"/>
                <w:rtl w:val="0"/>
              </w:rPr>
              <w:t xml:space="preserve">Literature review and learning of tools (30 weeks)</w:t>
            </w:r>
          </w:p>
        </w:tc>
        <w:tc>
          <w:tcPr>
            <w:tcBorders>
              <w:top w:color="000000" w:space="0" w:sz="18" w:val="single"/>
              <w:left w:color="000000" w:space="0" w:sz="18" w:val="single"/>
              <w:bottom w:color="000000" w:space="0" w:sz="18" w:val="single"/>
            </w:tcBorders>
            <w:shd w:fill="666666" w:val="clear"/>
          </w:tcPr>
          <w:p w:rsidR="00000000" w:rsidDel="00000000" w:rsidP="00000000" w:rsidRDefault="00000000" w:rsidRPr="00000000" w14:paraId="000000D5">
            <w:pPr>
              <w:spacing w:line="360" w:lineRule="auto"/>
              <w:ind w:left="200" w:firstLine="0"/>
              <w:jc w:val="center"/>
              <w:rPr>
                <w:sz w:val="22"/>
                <w:szCs w:val="22"/>
                <w:shd w:fill="2f5496" w:val="clear"/>
              </w:rPr>
            </w:pPr>
            <w:r w:rsidDel="00000000" w:rsidR="00000000" w:rsidRPr="00000000">
              <w:rPr>
                <w:rtl w:val="0"/>
              </w:rPr>
            </w:r>
          </w:p>
        </w:tc>
        <w:tc>
          <w:tcPr>
            <w:tcBorders>
              <w:top w:color="000000" w:space="0" w:sz="18" w:val="single"/>
              <w:bottom w:color="000000" w:space="0" w:sz="18" w:val="single"/>
            </w:tcBorders>
            <w:shd w:fill="666666" w:val="clear"/>
          </w:tcPr>
          <w:p w:rsidR="00000000" w:rsidDel="00000000" w:rsidP="00000000" w:rsidRDefault="00000000" w:rsidRPr="00000000" w14:paraId="000000D6">
            <w:pPr>
              <w:spacing w:line="360" w:lineRule="auto"/>
              <w:ind w:left="200" w:firstLine="0"/>
              <w:jc w:val="center"/>
              <w:rPr>
                <w:sz w:val="22"/>
                <w:szCs w:val="22"/>
              </w:rPr>
            </w:pPr>
            <w:r w:rsidDel="00000000" w:rsidR="00000000" w:rsidRPr="00000000">
              <w:rPr>
                <w:rtl w:val="0"/>
              </w:rPr>
            </w:r>
          </w:p>
        </w:tc>
        <w:tc>
          <w:tcPr>
            <w:tcBorders>
              <w:top w:color="000000" w:space="0" w:sz="18" w:val="single"/>
              <w:bottom w:color="000000" w:space="0" w:sz="18" w:val="single"/>
            </w:tcBorders>
            <w:shd w:fill="666666" w:val="clear"/>
          </w:tcPr>
          <w:p w:rsidR="00000000" w:rsidDel="00000000" w:rsidP="00000000" w:rsidRDefault="00000000" w:rsidRPr="00000000" w14:paraId="000000D7">
            <w:pPr>
              <w:spacing w:line="360" w:lineRule="auto"/>
              <w:ind w:left="200" w:firstLine="0"/>
              <w:jc w:val="center"/>
              <w:rPr>
                <w:sz w:val="22"/>
                <w:szCs w:val="22"/>
              </w:rPr>
            </w:pPr>
            <w:r w:rsidDel="00000000" w:rsidR="00000000" w:rsidRPr="00000000">
              <w:rPr>
                <w:rtl w:val="0"/>
              </w:rPr>
            </w:r>
          </w:p>
        </w:tc>
        <w:tc>
          <w:tcPr>
            <w:tcBorders>
              <w:top w:color="000000" w:space="0" w:sz="18" w:val="single"/>
              <w:bottom w:color="000000" w:space="0" w:sz="18" w:val="single"/>
            </w:tcBorders>
            <w:shd w:fill="666666" w:val="clear"/>
          </w:tcPr>
          <w:p w:rsidR="00000000" w:rsidDel="00000000" w:rsidP="00000000" w:rsidRDefault="00000000" w:rsidRPr="00000000" w14:paraId="000000D8">
            <w:pPr>
              <w:spacing w:line="360" w:lineRule="auto"/>
              <w:ind w:left="200" w:firstLine="0"/>
              <w:jc w:val="center"/>
              <w:rPr>
                <w:sz w:val="22"/>
                <w:szCs w:val="22"/>
              </w:rPr>
            </w:pPr>
            <w:r w:rsidDel="00000000" w:rsidR="00000000" w:rsidRPr="00000000">
              <w:rPr>
                <w:rtl w:val="0"/>
              </w:rPr>
            </w:r>
          </w:p>
        </w:tc>
        <w:tc>
          <w:tcPr>
            <w:tcBorders>
              <w:top w:color="000000" w:space="0" w:sz="18" w:val="single"/>
              <w:bottom w:color="000000" w:space="0" w:sz="18" w:val="single"/>
            </w:tcBorders>
            <w:shd w:fill="666666" w:val="clear"/>
          </w:tcPr>
          <w:p w:rsidR="00000000" w:rsidDel="00000000" w:rsidP="00000000" w:rsidRDefault="00000000" w:rsidRPr="00000000" w14:paraId="000000D9">
            <w:pPr>
              <w:spacing w:line="360" w:lineRule="auto"/>
              <w:ind w:left="200" w:firstLine="0"/>
              <w:jc w:val="center"/>
              <w:rPr>
                <w:sz w:val="22"/>
                <w:szCs w:val="22"/>
              </w:rPr>
            </w:pPr>
            <w:r w:rsidDel="00000000" w:rsidR="00000000" w:rsidRPr="00000000">
              <w:rPr>
                <w:rtl w:val="0"/>
              </w:rPr>
            </w:r>
          </w:p>
        </w:tc>
        <w:tc>
          <w:tcPr>
            <w:tcBorders>
              <w:top w:color="000000" w:space="0" w:sz="18" w:val="single"/>
              <w:bottom w:color="000000" w:space="0" w:sz="18" w:val="single"/>
            </w:tcBorders>
            <w:shd w:fill="666666" w:val="clear"/>
          </w:tcPr>
          <w:p w:rsidR="00000000" w:rsidDel="00000000" w:rsidP="00000000" w:rsidRDefault="00000000" w:rsidRPr="00000000" w14:paraId="000000DA">
            <w:pPr>
              <w:spacing w:line="360" w:lineRule="auto"/>
              <w:ind w:left="200" w:firstLine="0"/>
              <w:jc w:val="center"/>
              <w:rPr>
                <w:sz w:val="22"/>
                <w:szCs w:val="22"/>
              </w:rPr>
            </w:pPr>
            <w:r w:rsidDel="00000000" w:rsidR="00000000" w:rsidRPr="00000000">
              <w:rPr>
                <w:rtl w:val="0"/>
              </w:rPr>
            </w:r>
          </w:p>
        </w:tc>
        <w:tc>
          <w:tcPr>
            <w:tcBorders>
              <w:top w:color="000000" w:space="0" w:sz="18" w:val="single"/>
              <w:bottom w:color="000000" w:space="0" w:sz="18" w:val="single"/>
              <w:right w:color="000000" w:space="0" w:sz="18" w:val="single"/>
            </w:tcBorders>
            <w:shd w:fill="666666" w:val="clear"/>
          </w:tcPr>
          <w:p w:rsidR="00000000" w:rsidDel="00000000" w:rsidP="00000000" w:rsidRDefault="00000000" w:rsidRPr="00000000" w14:paraId="000000DB">
            <w:pPr>
              <w:spacing w:line="360" w:lineRule="auto"/>
              <w:ind w:left="200" w:firstLine="0"/>
              <w:jc w:val="center"/>
              <w:rPr>
                <w:sz w:val="22"/>
                <w:szCs w:val="22"/>
                <w:shd w:fill="666666" w:val="clear"/>
              </w:rPr>
            </w:pPr>
            <w:r w:rsidDel="00000000" w:rsidR="00000000" w:rsidRPr="00000000">
              <w:rPr>
                <w:rtl w:val="0"/>
              </w:rPr>
            </w:r>
          </w:p>
        </w:tc>
        <w:tc>
          <w:tcPr>
            <w:tcBorders>
              <w:left w:color="000000" w:space="0" w:sz="18" w:val="single"/>
            </w:tcBorders>
          </w:tcPr>
          <w:p w:rsidR="00000000" w:rsidDel="00000000" w:rsidP="00000000" w:rsidRDefault="00000000" w:rsidRPr="00000000" w14:paraId="000000D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E">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tcBorders>
              <w:right w:color="000000" w:space="0" w:sz="18" w:val="single"/>
            </w:tcBorders>
            <w:vAlign w:val="center"/>
          </w:tcPr>
          <w:p w:rsidR="00000000" w:rsidDel="00000000" w:rsidP="00000000" w:rsidRDefault="00000000" w:rsidRPr="00000000" w14:paraId="000000DF">
            <w:pPr>
              <w:spacing w:line="360" w:lineRule="auto"/>
              <w:jc w:val="center"/>
              <w:rPr>
                <w:sz w:val="22"/>
                <w:szCs w:val="22"/>
              </w:rPr>
            </w:pPr>
            <w:r w:rsidDel="00000000" w:rsidR="00000000" w:rsidRPr="00000000">
              <w:rPr>
                <w:b w:val="1"/>
                <w:sz w:val="22"/>
                <w:szCs w:val="22"/>
                <w:rtl w:val="0"/>
              </w:rPr>
              <w:t xml:space="preserve">Model Research &amp; Development</w:t>
            </w:r>
            <w:r w:rsidDel="00000000" w:rsidR="00000000" w:rsidRPr="00000000">
              <w:rPr>
                <w:rtl w:val="0"/>
              </w:rPr>
            </w:r>
          </w:p>
        </w:tc>
        <w:tc>
          <w:tcPr>
            <w:tcBorders>
              <w:top w:color="000000" w:space="0" w:sz="18" w:val="single"/>
              <w:left w:color="000000" w:space="0" w:sz="18" w:val="single"/>
            </w:tcBorders>
            <w:shd w:fill="666666" w:val="clea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1.7322834645671" w:right="0" w:firstLine="0"/>
              <w:jc w:val="center"/>
              <w:rPr>
                <w:sz w:val="22"/>
                <w:szCs w:val="22"/>
              </w:rPr>
            </w:pPr>
            <w:r w:rsidDel="00000000" w:rsidR="00000000" w:rsidRPr="00000000">
              <w:rPr>
                <w:rtl w:val="0"/>
              </w:rPr>
            </w:r>
          </w:p>
        </w:tc>
        <w:tc>
          <w:tcPr>
            <w:tcBorders>
              <w:top w:color="000000" w:space="0" w:sz="18" w:val="single"/>
              <w:right w:color="000000" w:space="0" w:sz="18" w:val="single"/>
            </w:tcBorders>
            <w:shd w:fill="666666" w:val="clear"/>
          </w:tcPr>
          <w:p w:rsidR="00000000" w:rsidDel="00000000" w:rsidP="00000000" w:rsidRDefault="00000000" w:rsidRPr="00000000" w14:paraId="000000E1">
            <w:pPr>
              <w:spacing w:line="360" w:lineRule="auto"/>
              <w:ind w:left="200" w:firstLine="0"/>
              <w:jc w:val="center"/>
              <w:rPr>
                <w:sz w:val="22"/>
                <w:szCs w:val="22"/>
              </w:rPr>
            </w:pPr>
            <w:r w:rsidDel="00000000" w:rsidR="00000000" w:rsidRPr="00000000">
              <w:rPr>
                <w:rtl w:val="0"/>
              </w:rPr>
            </w:r>
          </w:p>
        </w:tc>
        <w:tc>
          <w:tcPr>
            <w:tcBorders>
              <w:top w:color="000000" w:space="0" w:sz="18" w:val="single"/>
              <w:left w:color="000000" w:space="0" w:sz="18" w:val="single"/>
            </w:tcBorders>
          </w:tcPr>
          <w:p w:rsidR="00000000" w:rsidDel="00000000" w:rsidP="00000000" w:rsidRDefault="00000000" w:rsidRPr="00000000" w14:paraId="000000E2">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0E3">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0E4">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0E5">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0E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9">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tcBorders>
              <w:right w:color="000000" w:space="0" w:sz="18" w:val="single"/>
            </w:tcBorders>
            <w:vAlign w:val="center"/>
          </w:tcPr>
          <w:p w:rsidR="00000000" w:rsidDel="00000000" w:rsidP="00000000" w:rsidRDefault="00000000" w:rsidRPr="00000000" w14:paraId="000000EA">
            <w:pPr>
              <w:spacing w:line="360" w:lineRule="auto"/>
              <w:jc w:val="center"/>
              <w:rPr>
                <w:b w:val="1"/>
                <w:sz w:val="22"/>
                <w:szCs w:val="22"/>
              </w:rPr>
            </w:pPr>
            <w:r w:rsidDel="00000000" w:rsidR="00000000" w:rsidRPr="00000000">
              <w:rPr>
                <w:sz w:val="22"/>
                <w:szCs w:val="22"/>
                <w:rtl w:val="0"/>
              </w:rPr>
              <w:t xml:space="preserve">Data preprocessing (1 week)</w:t>
            </w:r>
            <w:r w:rsidDel="00000000" w:rsidR="00000000" w:rsidRPr="00000000">
              <w:rPr>
                <w:rtl w:val="0"/>
              </w:rPr>
            </w:r>
          </w:p>
        </w:tc>
        <w:tc>
          <w:tcPr>
            <w:tcBorders>
              <w:left w:color="000000" w:space="0" w:sz="18" w:val="single"/>
            </w:tcBorders>
            <w:shd w:fill="b7b7b7" w:val="clear"/>
          </w:tcPr>
          <w:p w:rsidR="00000000" w:rsidDel="00000000" w:rsidP="00000000" w:rsidRDefault="00000000" w:rsidRPr="00000000" w14:paraId="000000EB">
            <w:pPr>
              <w:spacing w:line="360" w:lineRule="auto"/>
              <w:ind w:left="0" w:firstLine="0"/>
              <w:jc w:val="left"/>
              <w:rPr>
                <w:sz w:val="22"/>
                <w:szCs w:val="22"/>
              </w:rPr>
            </w:pPr>
            <w:r w:rsidDel="00000000" w:rsidR="00000000" w:rsidRPr="00000000">
              <w:rPr>
                <w:rtl w:val="0"/>
              </w:rPr>
            </w:r>
          </w:p>
        </w:tc>
        <w:tc>
          <w:tcPr>
            <w:tcBorders>
              <w:right w:color="000000" w:space="0" w:sz="18" w:val="single"/>
            </w:tcBorders>
            <w:shd w:fill="f7f7f7" w:val="clear"/>
          </w:tcPr>
          <w:p w:rsidR="00000000" w:rsidDel="00000000" w:rsidP="00000000" w:rsidRDefault="00000000" w:rsidRPr="00000000" w14:paraId="000000EC">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0E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4">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tcBorders>
              <w:right w:color="000000" w:space="0" w:sz="18" w:val="single"/>
            </w:tcBorders>
            <w:vAlign w:val="center"/>
          </w:tcPr>
          <w:p w:rsidR="00000000" w:rsidDel="00000000" w:rsidP="00000000" w:rsidRDefault="00000000" w:rsidRPr="00000000" w14:paraId="000000F5">
            <w:pPr>
              <w:spacing w:line="360" w:lineRule="auto"/>
              <w:jc w:val="center"/>
              <w:rPr>
                <w:sz w:val="22"/>
                <w:szCs w:val="22"/>
              </w:rPr>
            </w:pPr>
            <w:r w:rsidDel="00000000" w:rsidR="00000000" w:rsidRPr="00000000">
              <w:rPr>
                <w:sz w:val="22"/>
                <w:szCs w:val="22"/>
                <w:rtl w:val="0"/>
              </w:rPr>
              <w:t xml:space="preserve">Model selection (4 weeks)</w:t>
            </w:r>
          </w:p>
        </w:tc>
        <w:tc>
          <w:tcPr>
            <w:tcBorders>
              <w:left w:color="000000" w:space="0" w:sz="18" w:val="single"/>
            </w:tcBorders>
            <w:shd w:fill="b7b7b7" w:val="clear"/>
          </w:tcPr>
          <w:p w:rsidR="00000000" w:rsidDel="00000000" w:rsidP="00000000" w:rsidRDefault="00000000" w:rsidRPr="00000000" w14:paraId="000000F6">
            <w:pPr>
              <w:spacing w:line="360" w:lineRule="auto"/>
              <w:ind w:left="0" w:firstLine="0"/>
              <w:jc w:val="left"/>
              <w:rPr>
                <w:sz w:val="22"/>
                <w:szCs w:val="22"/>
              </w:rPr>
            </w:pPr>
            <w:r w:rsidDel="00000000" w:rsidR="00000000" w:rsidRPr="00000000">
              <w:rPr>
                <w:rtl w:val="0"/>
              </w:rPr>
            </w:r>
          </w:p>
        </w:tc>
        <w:tc>
          <w:tcPr>
            <w:tcBorders>
              <w:right w:color="000000" w:space="0" w:sz="18" w:val="single"/>
            </w:tcBorders>
            <w:shd w:fill="b7b7b7" w:val="clear"/>
          </w:tcPr>
          <w:p w:rsidR="00000000" w:rsidDel="00000000" w:rsidP="00000000" w:rsidRDefault="00000000" w:rsidRPr="00000000" w14:paraId="000000F7">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0F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F">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tcBorders>
              <w:right w:color="000000" w:space="0" w:sz="18" w:val="single"/>
            </w:tcBorders>
            <w:vAlign w:val="center"/>
          </w:tcPr>
          <w:p w:rsidR="00000000" w:rsidDel="00000000" w:rsidP="00000000" w:rsidRDefault="00000000" w:rsidRPr="00000000" w14:paraId="00000100">
            <w:pPr>
              <w:spacing w:line="360" w:lineRule="auto"/>
              <w:jc w:val="center"/>
              <w:rPr>
                <w:sz w:val="22"/>
                <w:szCs w:val="22"/>
              </w:rPr>
            </w:pPr>
            <w:r w:rsidDel="00000000" w:rsidR="00000000" w:rsidRPr="00000000">
              <w:rPr>
                <w:sz w:val="22"/>
                <w:szCs w:val="22"/>
                <w:rtl w:val="0"/>
              </w:rPr>
              <w:t xml:space="preserve">Model training, evaluation and optimizing (3 weeks)</w:t>
            </w:r>
          </w:p>
        </w:tc>
        <w:tc>
          <w:tcPr>
            <w:tcBorders>
              <w:left w:color="000000" w:space="0" w:sz="18" w:val="single"/>
              <w:bottom w:color="000000" w:space="0" w:sz="18" w:val="single"/>
            </w:tcBorders>
          </w:tcPr>
          <w:p w:rsidR="00000000" w:rsidDel="00000000" w:rsidP="00000000" w:rsidRDefault="00000000" w:rsidRPr="00000000" w14:paraId="00000101">
            <w:pPr>
              <w:spacing w:line="360" w:lineRule="auto"/>
              <w:ind w:left="200" w:firstLine="0"/>
              <w:jc w:val="center"/>
              <w:rPr>
                <w:sz w:val="22"/>
                <w:szCs w:val="22"/>
              </w:rPr>
            </w:pPr>
            <w:r w:rsidDel="00000000" w:rsidR="00000000" w:rsidRPr="00000000">
              <w:rPr>
                <w:rtl w:val="0"/>
              </w:rPr>
            </w:r>
          </w:p>
        </w:tc>
        <w:tc>
          <w:tcPr>
            <w:tcBorders>
              <w:bottom w:color="000000" w:space="0" w:sz="18" w:val="single"/>
              <w:right w:color="000000" w:space="0" w:sz="18" w:val="single"/>
            </w:tcBorders>
            <w:shd w:fill="b7b7b7" w:val="clear"/>
          </w:tcPr>
          <w:p w:rsidR="00000000" w:rsidDel="00000000" w:rsidP="00000000" w:rsidRDefault="00000000" w:rsidRPr="00000000" w14:paraId="00000102">
            <w:pPr>
              <w:spacing w:line="360" w:lineRule="auto"/>
              <w:ind w:left="200" w:firstLine="0"/>
              <w:jc w:val="center"/>
              <w:rPr>
                <w:sz w:val="22"/>
                <w:szCs w:val="22"/>
              </w:rPr>
            </w:pPr>
            <w:r w:rsidDel="00000000" w:rsidR="00000000" w:rsidRPr="00000000">
              <w:rPr>
                <w:rtl w:val="0"/>
              </w:rPr>
            </w:r>
          </w:p>
        </w:tc>
        <w:tc>
          <w:tcPr>
            <w:tcBorders>
              <w:left w:color="000000" w:space="0" w:sz="18" w:val="single"/>
              <w:bottom w:color="000000" w:space="0" w:sz="18" w:val="single"/>
            </w:tcBorders>
          </w:tcPr>
          <w:p w:rsidR="00000000" w:rsidDel="00000000" w:rsidP="00000000" w:rsidRDefault="00000000" w:rsidRPr="00000000" w14:paraId="00000103">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104">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105">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106">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10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A">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0B">
            <w:pPr>
              <w:spacing w:line="360" w:lineRule="auto"/>
              <w:jc w:val="center"/>
              <w:rPr>
                <w:b w:val="1"/>
                <w:sz w:val="22"/>
                <w:szCs w:val="22"/>
              </w:rPr>
            </w:pPr>
            <w:r w:rsidDel="00000000" w:rsidR="00000000" w:rsidRPr="00000000">
              <w:rPr>
                <w:b w:val="1"/>
                <w:sz w:val="22"/>
                <w:szCs w:val="22"/>
                <w:rtl w:val="0"/>
              </w:rPr>
              <w:t xml:space="preserve"> FPGA Deployment and Implementation</w:t>
            </w:r>
          </w:p>
        </w:tc>
        <w:tc>
          <w:tcPr>
            <w:tcBorders>
              <w:top w:color="000000" w:space="0" w:sz="18" w:val="single"/>
            </w:tcBorders>
          </w:tcPr>
          <w:p w:rsidR="00000000" w:rsidDel="00000000" w:rsidP="00000000" w:rsidRDefault="00000000" w:rsidRPr="00000000" w14:paraId="0000010C">
            <w:pPr>
              <w:spacing w:line="360" w:lineRule="auto"/>
              <w:ind w:left="200" w:firstLine="0"/>
              <w:jc w:val="center"/>
              <w:rPr>
                <w:sz w:val="22"/>
                <w:szCs w:val="22"/>
              </w:rPr>
            </w:pPr>
            <w:r w:rsidDel="00000000" w:rsidR="00000000" w:rsidRPr="00000000">
              <w:rPr>
                <w:rtl w:val="0"/>
              </w:rPr>
            </w:r>
          </w:p>
        </w:tc>
        <w:tc>
          <w:tcPr>
            <w:tcBorders>
              <w:top w:color="000000" w:space="0" w:sz="18" w:val="single"/>
              <w:right w:color="000000" w:space="0" w:sz="18" w:val="single"/>
            </w:tcBorders>
          </w:tcPr>
          <w:p w:rsidR="00000000" w:rsidDel="00000000" w:rsidP="00000000" w:rsidRDefault="00000000" w:rsidRPr="00000000" w14:paraId="0000010D">
            <w:pPr>
              <w:spacing w:line="360" w:lineRule="auto"/>
              <w:ind w:left="200" w:firstLine="0"/>
              <w:jc w:val="center"/>
              <w:rPr>
                <w:sz w:val="22"/>
                <w:szCs w:val="22"/>
              </w:rPr>
            </w:pPr>
            <w:r w:rsidDel="00000000" w:rsidR="00000000" w:rsidRPr="00000000">
              <w:rPr>
                <w:rtl w:val="0"/>
              </w:rPr>
            </w:r>
          </w:p>
        </w:tc>
        <w:tc>
          <w:tcPr>
            <w:tcBorders>
              <w:top w:color="000000" w:space="0" w:sz="18" w:val="single"/>
              <w:left w:color="000000" w:space="0" w:sz="18" w:val="single"/>
            </w:tcBorders>
            <w:shd w:fill="666666" w:val="clear"/>
          </w:tcPr>
          <w:p w:rsidR="00000000" w:rsidDel="00000000" w:rsidP="00000000" w:rsidRDefault="00000000" w:rsidRPr="00000000" w14:paraId="0000010E">
            <w:pPr>
              <w:spacing w:line="360" w:lineRule="auto"/>
              <w:ind w:left="200" w:firstLine="0"/>
              <w:jc w:val="center"/>
              <w:rPr>
                <w:sz w:val="22"/>
                <w:szCs w:val="22"/>
              </w:rPr>
            </w:pPr>
            <w:r w:rsidDel="00000000" w:rsidR="00000000" w:rsidRPr="00000000">
              <w:rPr>
                <w:rtl w:val="0"/>
              </w:rPr>
            </w:r>
          </w:p>
        </w:tc>
        <w:tc>
          <w:tcPr>
            <w:tcBorders>
              <w:top w:color="000000" w:space="0" w:sz="18" w:val="single"/>
            </w:tcBorders>
            <w:shd w:fill="666666" w:val="clear"/>
          </w:tcPr>
          <w:p w:rsidR="00000000" w:rsidDel="00000000" w:rsidP="00000000" w:rsidRDefault="00000000" w:rsidRPr="00000000" w14:paraId="0000010F">
            <w:pPr>
              <w:spacing w:line="360" w:lineRule="auto"/>
              <w:ind w:left="200" w:firstLine="0"/>
              <w:jc w:val="center"/>
              <w:rPr>
                <w:sz w:val="22"/>
                <w:szCs w:val="22"/>
              </w:rPr>
            </w:pPr>
            <w:r w:rsidDel="00000000" w:rsidR="00000000" w:rsidRPr="00000000">
              <w:rPr>
                <w:rtl w:val="0"/>
              </w:rPr>
            </w:r>
          </w:p>
        </w:tc>
        <w:tc>
          <w:tcPr>
            <w:tcBorders>
              <w:top w:color="000000" w:space="0" w:sz="18" w:val="single"/>
            </w:tcBorders>
            <w:shd w:fill="666666" w:val="clear"/>
          </w:tcPr>
          <w:p w:rsidR="00000000" w:rsidDel="00000000" w:rsidP="00000000" w:rsidRDefault="00000000" w:rsidRPr="00000000" w14:paraId="00000110">
            <w:pPr>
              <w:spacing w:line="360" w:lineRule="auto"/>
              <w:ind w:left="200" w:firstLine="0"/>
              <w:jc w:val="center"/>
              <w:rPr>
                <w:sz w:val="22"/>
                <w:szCs w:val="22"/>
              </w:rPr>
            </w:pPr>
            <w:r w:rsidDel="00000000" w:rsidR="00000000" w:rsidRPr="00000000">
              <w:rPr>
                <w:rtl w:val="0"/>
              </w:rPr>
            </w:r>
          </w:p>
        </w:tc>
        <w:tc>
          <w:tcPr>
            <w:tcBorders>
              <w:top w:color="000000" w:space="0" w:sz="18" w:val="single"/>
            </w:tcBorders>
            <w:shd w:fill="666666" w:val="clear"/>
          </w:tcPr>
          <w:p w:rsidR="00000000" w:rsidDel="00000000" w:rsidP="00000000" w:rsidRDefault="00000000" w:rsidRPr="00000000" w14:paraId="00000111">
            <w:pPr>
              <w:spacing w:line="360" w:lineRule="auto"/>
              <w:ind w:left="200" w:firstLine="0"/>
              <w:jc w:val="center"/>
              <w:rPr>
                <w:sz w:val="22"/>
                <w:szCs w:val="22"/>
              </w:rPr>
            </w:pPr>
            <w:r w:rsidDel="00000000" w:rsidR="00000000" w:rsidRPr="00000000">
              <w:rPr>
                <w:rtl w:val="0"/>
              </w:rPr>
            </w:r>
          </w:p>
        </w:tc>
        <w:tc>
          <w:tcPr>
            <w:tcBorders>
              <w:top w:color="000000" w:space="0" w:sz="18" w:val="single"/>
              <w:right w:color="000000" w:space="0" w:sz="18" w:val="single"/>
            </w:tcBorders>
            <w:shd w:fill="666666" w:val="clear"/>
          </w:tcPr>
          <w:p w:rsidR="00000000" w:rsidDel="00000000" w:rsidP="00000000" w:rsidRDefault="00000000" w:rsidRPr="00000000" w14:paraId="00000112">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1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5">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16">
            <w:pPr>
              <w:spacing w:line="360" w:lineRule="auto"/>
              <w:jc w:val="center"/>
              <w:rPr>
                <w:sz w:val="22"/>
                <w:szCs w:val="22"/>
              </w:rPr>
            </w:pPr>
            <w:r w:rsidDel="00000000" w:rsidR="00000000" w:rsidRPr="00000000">
              <w:rPr>
                <w:sz w:val="22"/>
                <w:szCs w:val="22"/>
                <w:rtl w:val="0"/>
              </w:rPr>
              <w:t xml:space="preserve">Initial deployment of model on FPGA (8 weeks)</w:t>
            </w:r>
          </w:p>
        </w:tc>
        <w:tc>
          <w:tcPr/>
          <w:p w:rsidR="00000000" w:rsidDel="00000000" w:rsidP="00000000" w:rsidRDefault="00000000" w:rsidRPr="00000000" w14:paraId="00000117">
            <w:pPr>
              <w:spacing w:line="360" w:lineRule="auto"/>
              <w:ind w:left="200" w:firstLine="0"/>
              <w:jc w:val="center"/>
              <w:rPr>
                <w:sz w:val="22"/>
                <w:szCs w:val="22"/>
              </w:rPr>
            </w:pPr>
            <w:r w:rsidDel="00000000" w:rsidR="00000000" w:rsidRPr="00000000">
              <w:rPr>
                <w:rtl w:val="0"/>
              </w:rPr>
            </w:r>
          </w:p>
        </w:tc>
        <w:tc>
          <w:tcPr>
            <w:tcBorders>
              <w:right w:color="000000" w:space="0" w:sz="18" w:val="single"/>
            </w:tcBorders>
          </w:tcPr>
          <w:p w:rsidR="00000000" w:rsidDel="00000000" w:rsidP="00000000" w:rsidRDefault="00000000" w:rsidRPr="00000000" w14:paraId="00000118">
            <w:pPr>
              <w:spacing w:line="360" w:lineRule="auto"/>
              <w:ind w:left="200" w:firstLine="0"/>
              <w:jc w:val="center"/>
              <w:rPr>
                <w:sz w:val="22"/>
                <w:szCs w:val="22"/>
              </w:rPr>
            </w:pPr>
            <w:r w:rsidDel="00000000" w:rsidR="00000000" w:rsidRPr="00000000">
              <w:rPr>
                <w:rtl w:val="0"/>
              </w:rPr>
            </w:r>
          </w:p>
        </w:tc>
        <w:tc>
          <w:tcPr>
            <w:tcBorders>
              <w:left w:color="000000" w:space="0" w:sz="18" w:val="single"/>
            </w:tcBorders>
            <w:shd w:fill="b7b7b7" w:val="clear"/>
          </w:tcPr>
          <w:p w:rsidR="00000000" w:rsidDel="00000000" w:rsidP="00000000" w:rsidRDefault="00000000" w:rsidRPr="00000000" w14:paraId="00000119">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1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C">
            <w:pPr>
              <w:spacing w:line="360" w:lineRule="auto"/>
              <w:ind w:left="200" w:firstLine="0"/>
              <w:jc w:val="center"/>
              <w:rPr>
                <w:sz w:val="22"/>
                <w:szCs w:val="22"/>
              </w:rPr>
            </w:pPr>
            <w:r w:rsidDel="00000000" w:rsidR="00000000" w:rsidRPr="00000000">
              <w:rPr>
                <w:rtl w:val="0"/>
              </w:rPr>
            </w:r>
          </w:p>
        </w:tc>
        <w:tc>
          <w:tcPr>
            <w:tcBorders>
              <w:right w:color="000000" w:space="0" w:sz="18" w:val="single"/>
            </w:tcBorders>
          </w:tcPr>
          <w:p w:rsidR="00000000" w:rsidDel="00000000" w:rsidP="00000000" w:rsidRDefault="00000000" w:rsidRPr="00000000" w14:paraId="0000011D">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1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0">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21">
            <w:pPr>
              <w:spacing w:line="360" w:lineRule="auto"/>
              <w:jc w:val="center"/>
              <w:rPr>
                <w:sz w:val="22"/>
                <w:szCs w:val="22"/>
              </w:rPr>
            </w:pPr>
            <w:r w:rsidDel="00000000" w:rsidR="00000000" w:rsidRPr="00000000">
              <w:rPr>
                <w:sz w:val="22"/>
                <w:szCs w:val="22"/>
                <w:rtl w:val="0"/>
              </w:rPr>
              <w:t xml:space="preserve">Finalize deployment on FPGA (13 weeks)</w:t>
            </w:r>
          </w:p>
        </w:tc>
        <w:tc>
          <w:tcPr/>
          <w:p w:rsidR="00000000" w:rsidDel="00000000" w:rsidP="00000000" w:rsidRDefault="00000000" w:rsidRPr="00000000" w14:paraId="00000122">
            <w:pPr>
              <w:spacing w:line="360" w:lineRule="auto"/>
              <w:ind w:left="200" w:firstLine="0"/>
              <w:jc w:val="center"/>
              <w:rPr>
                <w:sz w:val="22"/>
                <w:szCs w:val="22"/>
              </w:rPr>
            </w:pPr>
            <w:r w:rsidDel="00000000" w:rsidR="00000000" w:rsidRPr="00000000">
              <w:rPr>
                <w:rtl w:val="0"/>
              </w:rPr>
            </w:r>
          </w:p>
        </w:tc>
        <w:tc>
          <w:tcPr>
            <w:tcBorders>
              <w:right w:color="000000" w:space="0" w:sz="18" w:val="single"/>
            </w:tcBorders>
          </w:tcPr>
          <w:p w:rsidR="00000000" w:rsidDel="00000000" w:rsidP="00000000" w:rsidRDefault="00000000" w:rsidRPr="00000000" w14:paraId="00000123">
            <w:pPr>
              <w:spacing w:line="360" w:lineRule="auto"/>
              <w:ind w:left="200" w:firstLine="0"/>
              <w:jc w:val="center"/>
              <w:rPr>
                <w:sz w:val="22"/>
                <w:szCs w:val="22"/>
              </w:rPr>
            </w:pPr>
            <w:r w:rsidDel="00000000" w:rsidR="00000000" w:rsidRPr="00000000">
              <w:rPr>
                <w:rtl w:val="0"/>
              </w:rPr>
            </w:r>
          </w:p>
        </w:tc>
        <w:tc>
          <w:tcPr>
            <w:tcBorders>
              <w:left w:color="000000" w:space="0" w:sz="18" w:val="single"/>
              <w:bottom w:color="000000" w:space="0" w:sz="18" w:val="single"/>
            </w:tcBorders>
          </w:tcPr>
          <w:p w:rsidR="00000000" w:rsidDel="00000000" w:rsidP="00000000" w:rsidRDefault="00000000" w:rsidRPr="00000000" w14:paraId="00000124">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125">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shd w:fill="b7b7b7" w:val="clear"/>
          </w:tcPr>
          <w:p w:rsidR="00000000" w:rsidDel="00000000" w:rsidP="00000000" w:rsidRDefault="00000000" w:rsidRPr="00000000" w14:paraId="00000126">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shd w:fill="b7b7b7" w:val="clear"/>
          </w:tcPr>
          <w:p w:rsidR="00000000" w:rsidDel="00000000" w:rsidP="00000000" w:rsidRDefault="00000000" w:rsidRPr="00000000" w14:paraId="00000127">
            <w:pPr>
              <w:spacing w:line="360" w:lineRule="auto"/>
              <w:ind w:left="200" w:firstLine="0"/>
              <w:jc w:val="center"/>
              <w:rPr>
                <w:sz w:val="22"/>
                <w:szCs w:val="22"/>
              </w:rPr>
            </w:pPr>
            <w:r w:rsidDel="00000000" w:rsidR="00000000" w:rsidRPr="00000000">
              <w:rPr>
                <w:rtl w:val="0"/>
              </w:rPr>
            </w:r>
          </w:p>
        </w:tc>
        <w:tc>
          <w:tcPr>
            <w:tcBorders>
              <w:bottom w:color="000000" w:space="0" w:sz="18" w:val="single"/>
              <w:right w:color="000000" w:space="0" w:sz="18" w:val="single"/>
            </w:tcBorders>
            <w:shd w:fill="b7b7b7" w:val="clear"/>
          </w:tcPr>
          <w:p w:rsidR="00000000" w:rsidDel="00000000" w:rsidP="00000000" w:rsidRDefault="00000000" w:rsidRPr="00000000" w14:paraId="00000128">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2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B">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2C">
            <w:pPr>
              <w:spacing w:line="360" w:lineRule="auto"/>
              <w:jc w:val="center"/>
              <w:rPr>
                <w:b w:val="1"/>
                <w:sz w:val="22"/>
                <w:szCs w:val="22"/>
              </w:rPr>
            </w:pPr>
            <w:r w:rsidDel="00000000" w:rsidR="00000000" w:rsidRPr="00000000">
              <w:rPr>
                <w:b w:val="1"/>
                <w:sz w:val="22"/>
                <w:szCs w:val="22"/>
                <w:rtl w:val="0"/>
              </w:rPr>
              <w:t xml:space="preserve">Web Interface Development</w:t>
            </w:r>
          </w:p>
        </w:tc>
        <w:tc>
          <w:tcPr/>
          <w:p w:rsidR="00000000" w:rsidDel="00000000" w:rsidP="00000000" w:rsidRDefault="00000000" w:rsidRPr="00000000" w14:paraId="0000012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E">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12F">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130">
            <w:pPr>
              <w:spacing w:line="360" w:lineRule="auto"/>
              <w:ind w:left="200" w:firstLine="0"/>
              <w:jc w:val="center"/>
              <w:rPr>
                <w:sz w:val="22"/>
                <w:szCs w:val="22"/>
              </w:rPr>
            </w:pPr>
            <w:r w:rsidDel="00000000" w:rsidR="00000000" w:rsidRPr="00000000">
              <w:rPr>
                <w:rtl w:val="0"/>
              </w:rPr>
            </w:r>
          </w:p>
        </w:tc>
        <w:tc>
          <w:tcPr>
            <w:tcBorders>
              <w:top w:color="000000" w:space="0" w:sz="18" w:val="single"/>
            </w:tcBorders>
          </w:tcPr>
          <w:p w:rsidR="00000000" w:rsidDel="00000000" w:rsidP="00000000" w:rsidRDefault="00000000" w:rsidRPr="00000000" w14:paraId="00000131">
            <w:pPr>
              <w:spacing w:line="360" w:lineRule="auto"/>
              <w:ind w:left="200" w:firstLine="0"/>
              <w:jc w:val="center"/>
              <w:rPr>
                <w:sz w:val="22"/>
                <w:szCs w:val="22"/>
              </w:rPr>
            </w:pPr>
            <w:r w:rsidDel="00000000" w:rsidR="00000000" w:rsidRPr="00000000">
              <w:rPr>
                <w:rtl w:val="0"/>
              </w:rPr>
            </w:r>
          </w:p>
        </w:tc>
        <w:tc>
          <w:tcPr>
            <w:tcBorders>
              <w:top w:color="000000" w:space="0" w:sz="18" w:val="single"/>
              <w:right w:color="000000" w:space="0" w:sz="18" w:val="single"/>
            </w:tcBorders>
          </w:tcPr>
          <w:p w:rsidR="00000000" w:rsidDel="00000000" w:rsidP="00000000" w:rsidRDefault="00000000" w:rsidRPr="00000000" w14:paraId="00000132">
            <w:pPr>
              <w:spacing w:line="360" w:lineRule="auto"/>
              <w:ind w:left="200" w:firstLine="0"/>
              <w:jc w:val="center"/>
              <w:rPr>
                <w:sz w:val="22"/>
                <w:szCs w:val="22"/>
              </w:rPr>
            </w:pPr>
            <w:r w:rsidDel="00000000" w:rsidR="00000000" w:rsidRPr="00000000">
              <w:rPr>
                <w:rtl w:val="0"/>
              </w:rPr>
            </w:r>
          </w:p>
        </w:tc>
        <w:tc>
          <w:tcPr>
            <w:tcBorders>
              <w:top w:color="000000" w:space="0" w:sz="18" w:val="single"/>
              <w:left w:color="000000" w:space="0" w:sz="18" w:val="single"/>
              <w:right w:color="000000" w:space="0" w:sz="18" w:val="single"/>
            </w:tcBorders>
            <w:shd w:fill="666666" w:val="clear"/>
          </w:tcPr>
          <w:p w:rsidR="00000000" w:rsidDel="00000000" w:rsidP="00000000" w:rsidRDefault="00000000" w:rsidRPr="00000000" w14:paraId="00000133">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3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6">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37">
            <w:pPr>
              <w:spacing w:line="360" w:lineRule="auto"/>
              <w:jc w:val="center"/>
              <w:rPr>
                <w:sz w:val="22"/>
                <w:szCs w:val="22"/>
              </w:rPr>
            </w:pPr>
            <w:r w:rsidDel="00000000" w:rsidR="00000000" w:rsidRPr="00000000">
              <w:rPr>
                <w:sz w:val="22"/>
                <w:szCs w:val="22"/>
                <w:rtl w:val="0"/>
              </w:rPr>
              <w:t xml:space="preserve">Interface and Frontend development (4 weeks)</w:t>
            </w:r>
          </w:p>
        </w:tc>
        <w:tc>
          <w:tcPr/>
          <w:p w:rsidR="00000000" w:rsidDel="00000000" w:rsidP="00000000" w:rsidRDefault="00000000" w:rsidRPr="00000000" w14:paraId="0000013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3C">
            <w:pPr>
              <w:spacing w:line="360" w:lineRule="auto"/>
              <w:ind w:left="200" w:firstLine="0"/>
              <w:jc w:val="center"/>
              <w:rPr>
                <w:sz w:val="22"/>
                <w:szCs w:val="22"/>
              </w:rPr>
            </w:pPr>
            <w:r w:rsidDel="00000000" w:rsidR="00000000" w:rsidRPr="00000000">
              <w:rPr>
                <w:rtl w:val="0"/>
              </w:rPr>
            </w:r>
          </w:p>
        </w:tc>
        <w:tc>
          <w:tcPr>
            <w:tcBorders>
              <w:right w:color="000000" w:space="0" w:sz="18" w:val="single"/>
            </w:tcBorders>
          </w:tcPr>
          <w:p w:rsidR="00000000" w:rsidDel="00000000" w:rsidP="00000000" w:rsidRDefault="00000000" w:rsidRPr="00000000" w14:paraId="0000013D">
            <w:pPr>
              <w:spacing w:line="360" w:lineRule="auto"/>
              <w:ind w:left="200" w:firstLine="0"/>
              <w:jc w:val="center"/>
              <w:rPr>
                <w:sz w:val="22"/>
                <w:szCs w:val="22"/>
              </w:rPr>
            </w:pPr>
            <w:r w:rsidDel="00000000" w:rsidR="00000000" w:rsidRPr="00000000">
              <w:rPr>
                <w:rtl w:val="0"/>
              </w:rPr>
            </w:r>
          </w:p>
        </w:tc>
        <w:tc>
          <w:tcPr>
            <w:tcBorders>
              <w:left w:color="000000" w:space="0" w:sz="18" w:val="single"/>
              <w:bottom w:color="000000" w:space="0" w:sz="18" w:val="single"/>
              <w:right w:color="000000" w:space="0" w:sz="18" w:val="single"/>
            </w:tcBorders>
            <w:shd w:fill="b7b7b7" w:val="clear"/>
          </w:tcPr>
          <w:p w:rsidR="00000000" w:rsidDel="00000000" w:rsidP="00000000" w:rsidRDefault="00000000" w:rsidRPr="00000000" w14:paraId="0000013E">
            <w:pPr>
              <w:spacing w:line="360" w:lineRule="auto"/>
              <w:ind w:left="200" w:firstLine="0"/>
              <w:jc w:val="center"/>
              <w:rPr>
                <w:sz w:val="22"/>
                <w:szCs w:val="22"/>
              </w:rPr>
            </w:pPr>
            <w:r w:rsidDel="00000000" w:rsidR="00000000" w:rsidRPr="00000000">
              <w:rPr>
                <w:rtl w:val="0"/>
              </w:rPr>
            </w:r>
          </w:p>
        </w:tc>
        <w:tc>
          <w:tcPr>
            <w:tcBorders>
              <w:left w:color="000000" w:space="0" w:sz="18" w:val="single"/>
              <w:bottom w:color="000000" w:space="0" w:sz="18" w:val="single"/>
            </w:tcBorders>
          </w:tcPr>
          <w:p w:rsidR="00000000" w:rsidDel="00000000" w:rsidP="00000000" w:rsidRDefault="00000000" w:rsidRPr="00000000" w14:paraId="0000013F">
            <w:pPr>
              <w:spacing w:line="360" w:lineRule="auto"/>
              <w:ind w:left="200" w:firstLine="0"/>
              <w:jc w:val="center"/>
              <w:rPr>
                <w:sz w:val="22"/>
                <w:szCs w:val="22"/>
              </w:rPr>
            </w:pPr>
            <w:r w:rsidDel="00000000" w:rsidR="00000000" w:rsidRPr="00000000">
              <w:rPr>
                <w:rtl w:val="0"/>
              </w:rPr>
            </w:r>
          </w:p>
        </w:tc>
        <w:tc>
          <w:tcPr>
            <w:tcBorders>
              <w:bottom w:color="000000" w:space="0" w:sz="18" w:val="single"/>
            </w:tcBorders>
          </w:tcPr>
          <w:p w:rsidR="00000000" w:rsidDel="00000000" w:rsidP="00000000" w:rsidRDefault="00000000" w:rsidRPr="00000000" w14:paraId="0000014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1">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42">
            <w:pPr>
              <w:spacing w:line="360" w:lineRule="auto"/>
              <w:jc w:val="center"/>
              <w:rPr>
                <w:b w:val="1"/>
                <w:sz w:val="22"/>
                <w:szCs w:val="22"/>
              </w:rPr>
            </w:pPr>
            <w:r w:rsidDel="00000000" w:rsidR="00000000" w:rsidRPr="00000000">
              <w:rPr>
                <w:b w:val="1"/>
                <w:sz w:val="22"/>
                <w:szCs w:val="22"/>
                <w:rtl w:val="0"/>
              </w:rPr>
              <w:t xml:space="preserve">Integration and Testing</w:t>
            </w:r>
          </w:p>
        </w:tc>
        <w:tc>
          <w:tcPr/>
          <w:p w:rsidR="00000000" w:rsidDel="00000000" w:rsidP="00000000" w:rsidRDefault="00000000" w:rsidRPr="00000000" w14:paraId="0000014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8">
            <w:pPr>
              <w:spacing w:line="360" w:lineRule="auto"/>
              <w:ind w:left="200" w:firstLine="0"/>
              <w:jc w:val="center"/>
              <w:rPr>
                <w:sz w:val="22"/>
                <w:szCs w:val="22"/>
              </w:rPr>
            </w:pPr>
            <w:r w:rsidDel="00000000" w:rsidR="00000000" w:rsidRPr="00000000">
              <w:rPr>
                <w:rtl w:val="0"/>
              </w:rPr>
            </w:r>
          </w:p>
        </w:tc>
        <w:tc>
          <w:tcPr>
            <w:tcBorders>
              <w:top w:color="000000" w:space="0" w:sz="18" w:val="single"/>
              <w:right w:color="000000" w:space="0" w:sz="18" w:val="single"/>
            </w:tcBorders>
          </w:tcPr>
          <w:p w:rsidR="00000000" w:rsidDel="00000000" w:rsidP="00000000" w:rsidRDefault="00000000" w:rsidRPr="00000000" w14:paraId="00000149">
            <w:pPr>
              <w:spacing w:line="360" w:lineRule="auto"/>
              <w:ind w:left="200" w:firstLine="0"/>
              <w:jc w:val="center"/>
              <w:rPr>
                <w:sz w:val="22"/>
                <w:szCs w:val="22"/>
              </w:rPr>
            </w:pPr>
            <w:r w:rsidDel="00000000" w:rsidR="00000000" w:rsidRPr="00000000">
              <w:rPr>
                <w:rtl w:val="0"/>
              </w:rPr>
            </w:r>
          </w:p>
        </w:tc>
        <w:tc>
          <w:tcPr>
            <w:tcBorders>
              <w:top w:color="000000" w:space="0" w:sz="18" w:val="single"/>
              <w:left w:color="000000" w:space="0" w:sz="18" w:val="single"/>
            </w:tcBorders>
            <w:shd w:fill="666666" w:val="clear"/>
          </w:tcPr>
          <w:p w:rsidR="00000000" w:rsidDel="00000000" w:rsidP="00000000" w:rsidRDefault="00000000" w:rsidRPr="00000000" w14:paraId="0000014A">
            <w:pPr>
              <w:spacing w:line="360" w:lineRule="auto"/>
              <w:ind w:left="200" w:firstLine="0"/>
              <w:jc w:val="center"/>
              <w:rPr>
                <w:sz w:val="22"/>
                <w:szCs w:val="22"/>
              </w:rPr>
            </w:pPr>
            <w:r w:rsidDel="00000000" w:rsidR="00000000" w:rsidRPr="00000000">
              <w:rPr>
                <w:rtl w:val="0"/>
              </w:rPr>
            </w:r>
          </w:p>
        </w:tc>
        <w:tc>
          <w:tcPr>
            <w:tcBorders>
              <w:top w:color="000000" w:space="0" w:sz="18" w:val="single"/>
              <w:right w:color="000000" w:space="0" w:sz="18" w:val="single"/>
            </w:tcBorders>
            <w:shd w:fill="666666" w:val="clear"/>
          </w:tcPr>
          <w:p w:rsidR="00000000" w:rsidDel="00000000" w:rsidP="00000000" w:rsidRDefault="00000000" w:rsidRPr="00000000" w14:paraId="0000014B">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4C">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4D">
            <w:pPr>
              <w:spacing w:line="360" w:lineRule="auto"/>
              <w:jc w:val="center"/>
              <w:rPr>
                <w:sz w:val="22"/>
                <w:szCs w:val="22"/>
              </w:rPr>
            </w:pPr>
            <w:r w:rsidDel="00000000" w:rsidR="00000000" w:rsidRPr="00000000">
              <w:rPr>
                <w:sz w:val="22"/>
                <w:szCs w:val="22"/>
                <w:rtl w:val="0"/>
              </w:rPr>
              <w:t xml:space="preserve"> Integration Final Testing (8 weeks)</w:t>
            </w:r>
          </w:p>
        </w:tc>
        <w:tc>
          <w:tcPr/>
          <w:p w:rsidR="00000000" w:rsidDel="00000000" w:rsidP="00000000" w:rsidRDefault="00000000" w:rsidRPr="00000000" w14:paraId="0000014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4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53">
            <w:pPr>
              <w:spacing w:line="360" w:lineRule="auto"/>
              <w:ind w:left="200" w:firstLine="0"/>
              <w:jc w:val="center"/>
              <w:rPr>
                <w:sz w:val="22"/>
                <w:szCs w:val="22"/>
              </w:rPr>
            </w:pPr>
            <w:r w:rsidDel="00000000" w:rsidR="00000000" w:rsidRPr="00000000">
              <w:rPr>
                <w:rtl w:val="0"/>
              </w:rPr>
            </w:r>
          </w:p>
        </w:tc>
        <w:tc>
          <w:tcPr>
            <w:tcBorders>
              <w:right w:color="000000" w:space="0" w:sz="18" w:val="single"/>
            </w:tcBorders>
          </w:tcPr>
          <w:p w:rsidR="00000000" w:rsidDel="00000000" w:rsidP="00000000" w:rsidRDefault="00000000" w:rsidRPr="00000000" w14:paraId="00000154">
            <w:pPr>
              <w:spacing w:line="360" w:lineRule="auto"/>
              <w:ind w:left="200" w:firstLine="0"/>
              <w:jc w:val="center"/>
              <w:rPr>
                <w:sz w:val="22"/>
                <w:szCs w:val="22"/>
              </w:rPr>
            </w:pPr>
            <w:r w:rsidDel="00000000" w:rsidR="00000000" w:rsidRPr="00000000">
              <w:rPr>
                <w:rtl w:val="0"/>
              </w:rPr>
            </w:r>
          </w:p>
        </w:tc>
        <w:tc>
          <w:tcPr>
            <w:tcBorders>
              <w:left w:color="000000" w:space="0" w:sz="18" w:val="single"/>
              <w:bottom w:color="000000" w:space="0" w:sz="18" w:val="single"/>
            </w:tcBorders>
            <w:shd w:fill="b7b7b7" w:val="clear"/>
          </w:tcPr>
          <w:p w:rsidR="00000000" w:rsidDel="00000000" w:rsidP="00000000" w:rsidRDefault="00000000" w:rsidRPr="00000000" w14:paraId="00000155">
            <w:pPr>
              <w:spacing w:line="360" w:lineRule="auto"/>
              <w:ind w:left="200" w:firstLine="0"/>
              <w:jc w:val="center"/>
              <w:rPr>
                <w:sz w:val="22"/>
                <w:szCs w:val="22"/>
              </w:rPr>
            </w:pPr>
            <w:r w:rsidDel="00000000" w:rsidR="00000000" w:rsidRPr="00000000">
              <w:rPr>
                <w:rtl w:val="0"/>
              </w:rPr>
            </w:r>
          </w:p>
        </w:tc>
        <w:tc>
          <w:tcPr>
            <w:tcBorders>
              <w:bottom w:color="000000" w:space="0" w:sz="18" w:val="single"/>
              <w:right w:color="000000" w:space="0" w:sz="18" w:val="single"/>
            </w:tcBorders>
            <w:shd w:fill="b7b7b7" w:val="clear"/>
          </w:tcPr>
          <w:p w:rsidR="00000000" w:rsidDel="00000000" w:rsidP="00000000" w:rsidRDefault="00000000" w:rsidRPr="00000000" w14:paraId="00000156">
            <w:pPr>
              <w:spacing w:line="360" w:lineRule="auto"/>
              <w:ind w:left="200" w:firstLine="0"/>
              <w:jc w:val="center"/>
              <w:rPr>
                <w:sz w:val="22"/>
                <w:szCs w:val="22"/>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57">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w:t>
      </w:r>
      <w:r w:rsidDel="00000000" w:rsidR="00000000" w:rsidRPr="00000000">
        <w:rPr>
          <w:rtl w:val="0"/>
        </w:rPr>
      </w:r>
    </w:p>
    <w:p w:rsidR="00000000" w:rsidDel="00000000" w:rsidP="00000000" w:rsidRDefault="00000000" w:rsidRPr="00000000" w14:paraId="0000015A">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numPr>
          <w:ilvl w:val="0"/>
          <w:numId w:val="4"/>
        </w:numPr>
        <w:spacing w:line="200" w:lineRule="auto"/>
        <w:ind w:left="425" w:hanging="425"/>
        <w:rPr>
          <w:b w:val="1"/>
          <w:sz w:val="22"/>
          <w:szCs w:val="22"/>
        </w:rPr>
      </w:pPr>
      <w:r w:rsidDel="00000000" w:rsidR="00000000" w:rsidRPr="00000000">
        <w:rPr>
          <w:b w:val="1"/>
          <w:sz w:val="22"/>
          <w:szCs w:val="22"/>
          <w:rtl w:val="0"/>
        </w:rPr>
        <w:t xml:space="preserve">Students</w:t>
      </w:r>
      <w:r w:rsidDel="00000000" w:rsidR="00000000" w:rsidRPr="00000000">
        <w:rPr>
          <w:rtl w:val="0"/>
        </w:rPr>
      </w:r>
    </w:p>
    <w:p w:rsidR="00000000" w:rsidDel="00000000" w:rsidP="00000000" w:rsidRDefault="00000000" w:rsidRPr="00000000" w14:paraId="0000015C">
      <w:pPr>
        <w:spacing w:line="200" w:lineRule="auto"/>
        <w:ind w:left="425" w:firstLine="0"/>
        <w:rPr>
          <w:b w:val="1"/>
          <w:sz w:val="22"/>
          <w:szCs w:val="22"/>
        </w:rPr>
      </w:pPr>
      <w:r w:rsidDel="00000000" w:rsidR="00000000" w:rsidRPr="00000000">
        <w:rPr>
          <w:rtl w:val="0"/>
        </w:rPr>
      </w:r>
    </w:p>
    <w:sdt>
      <w:sdtPr>
        <w:lock w:val="contentLocked"/>
        <w:tag w:val="goog_rdk_8"/>
      </w:sdtPr>
      <w:sdtContent>
        <w:tbl>
          <w:tblPr>
            <w:tblStyle w:val="Table13"/>
            <w:tblpPr w:leftFromText="180" w:rightFromText="180" w:topFromText="0" w:bottomFromText="0" w:vertAnchor="text" w:horzAnchor="text" w:tblpX="165" w:tblpY="0"/>
            <w:tblW w:w="9690.0" w:type="dxa"/>
            <w:jc w:val="left"/>
            <w:tblLayout w:type="fixed"/>
            <w:tblLook w:val="0400"/>
          </w:tblPr>
          <w:tblGrid>
            <w:gridCol w:w="720"/>
            <w:gridCol w:w="4500"/>
            <w:gridCol w:w="2145"/>
            <w:gridCol w:w="2325"/>
            <w:tblGridChange w:id="0">
              <w:tblGrid>
                <w:gridCol w:w="720"/>
                <w:gridCol w:w="4500"/>
                <w:gridCol w:w="2145"/>
                <w:gridCol w:w="232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spacing w:line="272" w:lineRule="auto"/>
                  <w:jc w:val="cente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spacing w:line="272" w:lineRule="auto"/>
                  <w:ind w:right="6"/>
                  <w:jc w:val="center"/>
                  <w:rPr>
                    <w:sz w:val="22"/>
                    <w:szCs w:val="22"/>
                  </w:rPr>
                </w:pPr>
                <w:r w:rsidDel="00000000" w:rsidR="00000000" w:rsidRPr="00000000">
                  <w:rPr>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line="272" w:lineRule="auto"/>
                  <w:jc w:val="center"/>
                  <w:rPr>
                    <w:sz w:val="22"/>
                    <w:szCs w:val="22"/>
                  </w:rPr>
                </w:pPr>
                <w:r w:rsidDel="00000000" w:rsidR="00000000" w:rsidRPr="00000000">
                  <w:rPr>
                    <w:sz w:val="22"/>
                    <w:szCs w:val="22"/>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spacing w:line="272" w:lineRule="auto"/>
                  <w:jc w:val="center"/>
                  <w:rPr>
                    <w:sz w:val="22"/>
                    <w:szCs w:val="22"/>
                  </w:rPr>
                </w:pPr>
                <w:r w:rsidDel="00000000" w:rsidR="00000000" w:rsidRPr="00000000">
                  <w:rPr>
                    <w:sz w:val="22"/>
                    <w:szCs w:val="22"/>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line="267" w:lineRule="auto"/>
                  <w:ind w:left="318" w:right="318" w:firstLine="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center"/>
                  <w:rPr>
                    <w:sz w:val="24"/>
                    <w:szCs w:val="24"/>
                  </w:rPr>
                </w:pPr>
                <w:r w:rsidDel="00000000" w:rsidR="00000000" w:rsidRPr="00000000">
                  <w:rPr>
                    <w:sz w:val="24"/>
                    <w:szCs w:val="24"/>
                    <w:rtl w:val="0"/>
                  </w:rPr>
                  <w:t xml:space="preserve">Aaliyan Mansoor</w:t>
                </w:r>
              </w:p>
              <w:p w:rsidR="00000000" w:rsidDel="00000000" w:rsidP="00000000" w:rsidRDefault="00000000" w:rsidRPr="00000000" w14:paraId="00000163">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jc w:val="center"/>
                  <w:rPr>
                    <w:sz w:val="24"/>
                    <w:szCs w:val="24"/>
                  </w:rPr>
                </w:pPr>
                <w:r w:rsidDel="00000000" w:rsidR="00000000" w:rsidRPr="00000000">
                  <w:rPr>
                    <w:sz w:val="24"/>
                    <w:szCs w:val="24"/>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line="267" w:lineRule="auto"/>
                  <w:ind w:left="318" w:right="318"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jc w:val="center"/>
                  <w:rPr>
                    <w:sz w:val="24"/>
                    <w:szCs w:val="24"/>
                  </w:rPr>
                </w:pPr>
                <w:r w:rsidDel="00000000" w:rsidR="00000000" w:rsidRPr="00000000">
                  <w:rPr>
                    <w:sz w:val="24"/>
                    <w:szCs w:val="24"/>
                    <w:rtl w:val="0"/>
                  </w:rPr>
                  <w:t xml:space="preserve">Muhammad Maaz Khan</w:t>
                </w:r>
              </w:p>
              <w:p w:rsidR="00000000" w:rsidDel="00000000" w:rsidP="00000000" w:rsidRDefault="00000000" w:rsidRPr="00000000" w14:paraId="00000168">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jc w:val="center"/>
                  <w:rPr>
                    <w:sz w:val="24"/>
                    <w:szCs w:val="24"/>
                  </w:rPr>
                </w:pPr>
                <w:r w:rsidDel="00000000" w:rsidR="00000000" w:rsidRPr="00000000">
                  <w:rPr>
                    <w:sz w:val="24"/>
                    <w:szCs w:val="24"/>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spacing w:line="267" w:lineRule="auto"/>
                  <w:ind w:left="318" w:right="318" w:firstLine="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jc w:val="center"/>
                  <w:rPr>
                    <w:sz w:val="24"/>
                    <w:szCs w:val="24"/>
                  </w:rPr>
                </w:pPr>
                <w:r w:rsidDel="00000000" w:rsidR="00000000" w:rsidRPr="00000000">
                  <w:rPr>
                    <w:sz w:val="24"/>
                    <w:szCs w:val="24"/>
                    <w:rtl w:val="0"/>
                  </w:rPr>
                  <w:t xml:space="preserve">Mohib Ud Din</w:t>
                </w:r>
              </w:p>
              <w:p w:rsidR="00000000" w:rsidDel="00000000" w:rsidP="00000000" w:rsidRDefault="00000000" w:rsidRPr="00000000" w14:paraId="0000016D">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center"/>
                  <w:rPr>
                    <w:sz w:val="24"/>
                    <w:szCs w:val="24"/>
                  </w:rPr>
                </w:pPr>
                <w:r w:rsidDel="00000000" w:rsidR="00000000" w:rsidRPr="00000000">
                  <w:rPr>
                    <w:sz w:val="24"/>
                    <w:szCs w:val="24"/>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line="267" w:lineRule="auto"/>
                  <w:ind w:left="318" w:right="318" w:firstLine="0"/>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jc w:val="center"/>
                  <w:rPr>
                    <w:sz w:val="24"/>
                    <w:szCs w:val="24"/>
                  </w:rPr>
                </w:pPr>
                <w:r w:rsidDel="00000000" w:rsidR="00000000" w:rsidRPr="00000000">
                  <w:rPr>
                    <w:sz w:val="24"/>
                    <w:szCs w:val="24"/>
                    <w:rtl w:val="0"/>
                  </w:rPr>
                  <w:t xml:space="preserve">Muhammad Babar Ali</w:t>
                </w:r>
              </w:p>
              <w:p w:rsidR="00000000" w:rsidDel="00000000" w:rsidP="00000000" w:rsidRDefault="00000000" w:rsidRPr="00000000" w14:paraId="00000172">
                <w:pPr>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jc w:val="center"/>
                  <w:rPr>
                    <w:sz w:val="24"/>
                    <w:szCs w:val="24"/>
                  </w:rPr>
                </w:pPr>
                <w:r w:rsidDel="00000000" w:rsidR="00000000" w:rsidRPr="00000000">
                  <w:rPr>
                    <w:sz w:val="24"/>
                    <w:szCs w:val="24"/>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jc w:val="center"/>
                  <w:rPr>
                    <w:rFonts w:ascii="Caveat" w:cs="Caveat" w:eastAsia="Caveat" w:hAnsi="Caveat"/>
                    <w:sz w:val="22"/>
                    <w:szCs w:val="22"/>
                  </w:rPr>
                </w:pPr>
                <w:r w:rsidDel="00000000" w:rsidR="00000000" w:rsidRPr="00000000">
                  <w:rPr>
                    <w:rtl w:val="0"/>
                  </w:rPr>
                </w:r>
              </w:p>
            </w:tc>
          </w:tr>
        </w:tbl>
      </w:sdtContent>
    </w:sdt>
    <w:p w:rsidR="00000000" w:rsidDel="00000000" w:rsidP="00000000" w:rsidRDefault="00000000" w:rsidRPr="00000000" w14:paraId="00000175">
      <w:pPr>
        <w:spacing w:line="200" w:lineRule="auto"/>
        <w:rPr>
          <w:b w:val="1"/>
          <w:sz w:val="22"/>
          <w:szCs w:val="22"/>
        </w:rPr>
      </w:pPr>
      <w:r w:rsidDel="00000000" w:rsidR="00000000" w:rsidRPr="00000000">
        <w:rPr>
          <w:rtl w:val="0"/>
        </w:rPr>
      </w:r>
    </w:p>
    <w:p w:rsidR="00000000" w:rsidDel="00000000" w:rsidP="00000000" w:rsidRDefault="00000000" w:rsidRPr="00000000" w14:paraId="00000176">
      <w:pPr>
        <w:spacing w:line="200" w:lineRule="auto"/>
        <w:rPr>
          <w:b w:val="1"/>
          <w:sz w:val="22"/>
          <w:szCs w:val="22"/>
        </w:rPr>
      </w:pPr>
      <w:r w:rsidDel="00000000" w:rsidR="00000000" w:rsidRPr="00000000">
        <w:rPr>
          <w:rtl w:val="0"/>
        </w:rPr>
      </w:r>
    </w:p>
    <w:p w:rsidR="00000000" w:rsidDel="00000000" w:rsidP="00000000" w:rsidRDefault="00000000" w:rsidRPr="00000000" w14:paraId="00000177">
      <w:pPr>
        <w:spacing w:line="200" w:lineRule="auto"/>
        <w:rPr>
          <w:b w:val="1"/>
          <w:sz w:val="22"/>
          <w:szCs w:val="22"/>
        </w:rPr>
      </w:pPr>
      <w:r w:rsidDel="00000000" w:rsidR="00000000" w:rsidRPr="00000000">
        <w:rPr>
          <w:rtl w:val="0"/>
        </w:rPr>
      </w:r>
    </w:p>
    <w:p w:rsidR="00000000" w:rsidDel="00000000" w:rsidP="00000000" w:rsidRDefault="00000000" w:rsidRPr="00000000" w14:paraId="00000178">
      <w:pPr>
        <w:spacing w:line="200" w:lineRule="auto"/>
        <w:rPr>
          <w:b w:val="1"/>
          <w:sz w:val="22"/>
          <w:szCs w:val="22"/>
        </w:rPr>
      </w:pPr>
      <w:r w:rsidDel="00000000" w:rsidR="00000000" w:rsidRPr="00000000">
        <w:rPr>
          <w:rtl w:val="0"/>
        </w:rPr>
      </w:r>
    </w:p>
    <w:p w:rsidR="00000000" w:rsidDel="00000000" w:rsidP="00000000" w:rsidRDefault="00000000" w:rsidRPr="00000000" w14:paraId="00000179">
      <w:pPr>
        <w:spacing w:line="200" w:lineRule="auto"/>
        <w:rPr>
          <w:b w:val="1"/>
          <w:sz w:val="22"/>
          <w:szCs w:val="22"/>
        </w:rPr>
      </w:pPr>
      <w:r w:rsidDel="00000000" w:rsidR="00000000" w:rsidRPr="00000000">
        <w:rPr>
          <w:rtl w:val="0"/>
        </w:rPr>
      </w:r>
    </w:p>
    <w:p w:rsidR="00000000" w:rsidDel="00000000" w:rsidP="00000000" w:rsidRDefault="00000000" w:rsidRPr="00000000" w14:paraId="0000017A">
      <w:pPr>
        <w:spacing w:line="200" w:lineRule="auto"/>
        <w:rPr>
          <w:b w:val="1"/>
          <w:sz w:val="22"/>
          <w:szCs w:val="22"/>
        </w:rPr>
      </w:pPr>
      <w:r w:rsidDel="00000000" w:rsidR="00000000" w:rsidRPr="00000000">
        <w:rPr>
          <w:rtl w:val="0"/>
        </w:rPr>
      </w:r>
    </w:p>
    <w:p w:rsidR="00000000" w:rsidDel="00000000" w:rsidP="00000000" w:rsidRDefault="00000000" w:rsidRPr="00000000" w14:paraId="0000017B">
      <w:pPr>
        <w:spacing w:line="200" w:lineRule="auto"/>
        <w:rPr>
          <w:b w:val="1"/>
          <w:sz w:val="22"/>
          <w:szCs w:val="22"/>
        </w:rPr>
      </w:pPr>
      <w:r w:rsidDel="00000000" w:rsidR="00000000" w:rsidRPr="00000000">
        <w:rPr>
          <w:rtl w:val="0"/>
        </w:rPr>
      </w:r>
    </w:p>
    <w:p w:rsidR="00000000" w:rsidDel="00000000" w:rsidP="00000000" w:rsidRDefault="00000000" w:rsidRPr="00000000" w14:paraId="0000017C">
      <w:pPr>
        <w:spacing w:line="200" w:lineRule="auto"/>
        <w:rPr>
          <w:b w:val="1"/>
          <w:sz w:val="22"/>
          <w:szCs w:val="22"/>
        </w:rPr>
      </w:pPr>
      <w:r w:rsidDel="00000000" w:rsidR="00000000" w:rsidRPr="00000000">
        <w:rPr>
          <w:rtl w:val="0"/>
        </w:rPr>
      </w:r>
    </w:p>
    <w:p w:rsidR="00000000" w:rsidDel="00000000" w:rsidP="00000000" w:rsidRDefault="00000000" w:rsidRPr="00000000" w14:paraId="0000017D">
      <w:pPr>
        <w:numPr>
          <w:ilvl w:val="0"/>
          <w:numId w:val="4"/>
        </w:numPr>
        <w:ind w:left="425" w:hanging="425"/>
        <w:rPr>
          <w:b w:val="1"/>
          <w:sz w:val="22"/>
          <w:szCs w:val="22"/>
        </w:rPr>
      </w:pPr>
      <w:r w:rsidDel="00000000" w:rsidR="00000000" w:rsidRPr="00000000">
        <w:rPr>
          <w:b w:val="1"/>
          <w:sz w:val="22"/>
          <w:szCs w:val="22"/>
          <w:rtl w:val="0"/>
        </w:rPr>
        <w:t xml:space="preserve">Supervisors / Advisors</w:t>
      </w:r>
      <w:r w:rsidDel="00000000" w:rsidR="00000000" w:rsidRPr="00000000">
        <w:rPr>
          <w:sz w:val="24"/>
          <w:szCs w:val="24"/>
          <w:rtl w:val="0"/>
        </w:rPr>
        <w:br w:type="textWrapping"/>
      </w:r>
      <w:r w:rsidDel="00000000" w:rsidR="00000000" w:rsidRPr="00000000">
        <w:rPr>
          <w:rtl w:val="0"/>
        </w:rPr>
      </w:r>
    </w:p>
    <w:sdt>
      <w:sdtPr>
        <w:lock w:val="contentLocked"/>
        <w:tag w:val="goog_rdk_9"/>
      </w:sdtPr>
      <w:sdtContent>
        <w:tbl>
          <w:tblPr>
            <w:tblStyle w:val="Table14"/>
            <w:tblpPr w:leftFromText="180" w:rightFromText="180" w:topFromText="0" w:bottomFromText="0" w:vertAnchor="text" w:horzAnchor="text" w:tblpX="135" w:tblpY="0"/>
            <w:tblW w:w="9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2085"/>
            <w:gridCol w:w="1905"/>
            <w:gridCol w:w="2580"/>
            <w:gridCol w:w="1305"/>
            <w:tblGridChange w:id="0">
              <w:tblGrid>
                <w:gridCol w:w="1845"/>
                <w:gridCol w:w="2085"/>
                <w:gridCol w:w="1905"/>
                <w:gridCol w:w="2580"/>
                <w:gridCol w:w="1305"/>
              </w:tblGrid>
            </w:tblGridChange>
          </w:tblGrid>
          <w:tr>
            <w:trPr>
              <w:cantSplit w:val="0"/>
              <w:trHeight w:val="362" w:hRule="atLeast"/>
              <w:tblHeader w:val="0"/>
            </w:trPr>
            <w:tc>
              <w:tcPr>
                <w:vAlign w:val="center"/>
              </w:tcPr>
              <w:p w:rsidR="00000000" w:rsidDel="00000000" w:rsidP="00000000" w:rsidRDefault="00000000" w:rsidRPr="00000000" w14:paraId="0000017E">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7F">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180">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181">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182">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183">
                <w:pPr>
                  <w:spacing w:line="200" w:lineRule="auto"/>
                  <w:rPr>
                    <w:sz w:val="22"/>
                    <w:szCs w:val="22"/>
                  </w:rPr>
                </w:pPr>
                <w:r w:rsidDel="00000000" w:rsidR="00000000" w:rsidRPr="00000000">
                  <w:rPr>
                    <w:rtl w:val="0"/>
                  </w:rPr>
                </w:r>
              </w:p>
              <w:p w:rsidR="00000000" w:rsidDel="00000000" w:rsidP="00000000" w:rsidRDefault="00000000" w:rsidRPr="00000000" w14:paraId="00000184">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185">
                <w:pPr>
                  <w:spacing w:line="200" w:lineRule="auto"/>
                  <w:rPr>
                    <w:sz w:val="22"/>
                    <w:szCs w:val="22"/>
                  </w:rPr>
                </w:pPr>
                <w:r w:rsidDel="00000000" w:rsidR="00000000" w:rsidRPr="00000000">
                  <w:rPr>
                    <w:rtl w:val="0"/>
                  </w:rPr>
                </w:r>
              </w:p>
            </w:tc>
            <w:tc>
              <w:tcPr/>
              <w:p w:rsidR="00000000" w:rsidDel="00000000" w:rsidP="00000000" w:rsidRDefault="00000000" w:rsidRPr="00000000" w14:paraId="00000186">
                <w:pPr>
                  <w:spacing w:line="200" w:lineRule="auto"/>
                  <w:jc w:val="center"/>
                  <w:rPr>
                    <w:sz w:val="24"/>
                    <w:szCs w:val="24"/>
                  </w:rPr>
                </w:pPr>
                <w:r w:rsidDel="00000000" w:rsidR="00000000" w:rsidRPr="00000000">
                  <w:rPr>
                    <w:rtl w:val="0"/>
                  </w:rPr>
                </w:r>
              </w:p>
              <w:p w:rsidR="00000000" w:rsidDel="00000000" w:rsidP="00000000" w:rsidRDefault="00000000" w:rsidRPr="00000000" w14:paraId="00000187">
                <w:pPr>
                  <w:spacing w:line="200" w:lineRule="auto"/>
                  <w:jc w:val="center"/>
                  <w:rPr>
                    <w:sz w:val="24"/>
                    <w:szCs w:val="24"/>
                  </w:rPr>
                </w:pPr>
                <w:r w:rsidDel="00000000" w:rsidR="00000000" w:rsidRPr="00000000">
                  <w:rPr>
                    <w:sz w:val="24"/>
                    <w:szCs w:val="24"/>
                    <w:rtl w:val="0"/>
                  </w:rPr>
                  <w:t xml:space="preserve">Ms. Fakhra Aftab</w:t>
                </w:r>
              </w:p>
            </w:tc>
            <w:tc>
              <w:tcPr/>
              <w:p w:rsidR="00000000" w:rsidDel="00000000" w:rsidP="00000000" w:rsidRDefault="00000000" w:rsidRPr="00000000" w14:paraId="00000188">
                <w:pPr>
                  <w:spacing w:line="200" w:lineRule="auto"/>
                  <w:jc w:val="center"/>
                  <w:rPr>
                    <w:sz w:val="24"/>
                    <w:szCs w:val="24"/>
                  </w:rPr>
                </w:pPr>
                <w:r w:rsidDel="00000000" w:rsidR="00000000" w:rsidRPr="00000000">
                  <w:rPr>
                    <w:rtl w:val="0"/>
                  </w:rPr>
                </w:r>
              </w:p>
              <w:p w:rsidR="00000000" w:rsidDel="00000000" w:rsidP="00000000" w:rsidRDefault="00000000" w:rsidRPr="00000000" w14:paraId="00000189">
                <w:pPr>
                  <w:spacing w:line="200" w:lineRule="auto"/>
                  <w:jc w:val="center"/>
                  <w:rPr>
                    <w:sz w:val="24"/>
                    <w:szCs w:val="24"/>
                  </w:rPr>
                </w:pPr>
                <w:r w:rsidDel="00000000" w:rsidR="00000000" w:rsidRPr="00000000">
                  <w:rPr>
                    <w:sz w:val="24"/>
                    <w:szCs w:val="24"/>
                    <w:rtl w:val="0"/>
                  </w:rPr>
                  <w:t xml:space="preserve">Lecturer, CIS</w:t>
                </w:r>
              </w:p>
            </w:tc>
            <w:tc>
              <w:tcPr/>
              <w:p w:rsidR="00000000" w:rsidDel="00000000" w:rsidP="00000000" w:rsidRDefault="00000000" w:rsidRPr="00000000" w14:paraId="0000018A">
                <w:pPr>
                  <w:spacing w:line="200" w:lineRule="auto"/>
                  <w:rPr>
                    <w:sz w:val="24"/>
                    <w:szCs w:val="24"/>
                    <w:highlight w:val="white"/>
                  </w:rPr>
                </w:pPr>
                <w:r w:rsidDel="00000000" w:rsidR="00000000" w:rsidRPr="00000000">
                  <w:rPr>
                    <w:rtl w:val="0"/>
                  </w:rPr>
                </w:r>
              </w:p>
              <w:p w:rsidR="00000000" w:rsidDel="00000000" w:rsidP="00000000" w:rsidRDefault="00000000" w:rsidRPr="00000000" w14:paraId="0000018B">
                <w:pPr>
                  <w:spacing w:line="200" w:lineRule="auto"/>
                  <w:rPr>
                    <w:sz w:val="24"/>
                    <w:szCs w:val="24"/>
                    <w:highlight w:val="white"/>
                  </w:rPr>
                </w:pPr>
                <w:hyperlink r:id="rId8">
                  <w:r w:rsidDel="00000000" w:rsidR="00000000" w:rsidRPr="00000000">
                    <w:rPr>
                      <w:color w:val="1155cc"/>
                      <w:sz w:val="24"/>
                      <w:szCs w:val="24"/>
                      <w:highlight w:val="white"/>
                      <w:u w:val="single"/>
                      <w:rtl w:val="0"/>
                    </w:rPr>
                    <w:t xml:space="preserve">fakhraaftab@cloud.neduet.edu.pk</w:t>
                  </w:r>
                </w:hyperlink>
                <w:r w:rsidDel="00000000" w:rsidR="00000000" w:rsidRPr="00000000">
                  <w:rPr>
                    <w:rtl w:val="0"/>
                  </w:rPr>
                </w:r>
              </w:p>
              <w:p w:rsidR="00000000" w:rsidDel="00000000" w:rsidP="00000000" w:rsidRDefault="00000000" w:rsidRPr="00000000" w14:paraId="0000018C">
                <w:pPr>
                  <w:spacing w:line="200" w:lineRule="auto"/>
                  <w:rPr>
                    <w:sz w:val="24"/>
                    <w:szCs w:val="24"/>
                    <w:highlight w:val="white"/>
                  </w:rPr>
                </w:pPr>
                <w:r w:rsidDel="00000000" w:rsidR="00000000" w:rsidRPr="00000000">
                  <w:rPr>
                    <w:rtl w:val="0"/>
                  </w:rPr>
                </w:r>
              </w:p>
            </w:tc>
            <w:tc>
              <w:tcPr/>
              <w:p w:rsidR="00000000" w:rsidDel="00000000" w:rsidP="00000000" w:rsidRDefault="00000000" w:rsidRPr="00000000" w14:paraId="0000018D">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18E">
                <w:pPr>
                  <w:spacing w:line="200" w:lineRule="auto"/>
                  <w:rPr>
                    <w:sz w:val="22"/>
                    <w:szCs w:val="22"/>
                  </w:rPr>
                </w:pPr>
                <w:r w:rsidDel="00000000" w:rsidR="00000000" w:rsidRPr="00000000">
                  <w:rPr>
                    <w:rtl w:val="0"/>
                  </w:rPr>
                </w:r>
              </w:p>
              <w:p w:rsidR="00000000" w:rsidDel="00000000" w:rsidP="00000000" w:rsidRDefault="00000000" w:rsidRPr="00000000" w14:paraId="0000018F">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190">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191">
                <w:pPr>
                  <w:spacing w:line="200" w:lineRule="auto"/>
                  <w:rPr>
                    <w:sz w:val="22"/>
                    <w:szCs w:val="22"/>
                  </w:rPr>
                </w:pPr>
                <w:r w:rsidDel="00000000" w:rsidR="00000000" w:rsidRPr="00000000">
                  <w:rPr>
                    <w:rtl w:val="0"/>
                  </w:rPr>
                </w:r>
              </w:p>
            </w:tc>
            <w:tc>
              <w:tcPr/>
              <w:p w:rsidR="00000000" w:rsidDel="00000000" w:rsidP="00000000" w:rsidRDefault="00000000" w:rsidRPr="00000000" w14:paraId="00000192">
                <w:pPr>
                  <w:spacing w:line="200" w:lineRule="auto"/>
                  <w:jc w:val="center"/>
                  <w:rPr>
                    <w:sz w:val="24"/>
                    <w:szCs w:val="24"/>
                  </w:rPr>
                </w:pPr>
                <w:r w:rsidDel="00000000" w:rsidR="00000000" w:rsidRPr="00000000">
                  <w:rPr>
                    <w:rtl w:val="0"/>
                  </w:rPr>
                </w:r>
              </w:p>
              <w:p w:rsidR="00000000" w:rsidDel="00000000" w:rsidP="00000000" w:rsidRDefault="00000000" w:rsidRPr="00000000" w14:paraId="00000193">
                <w:pPr>
                  <w:spacing w:line="200" w:lineRule="auto"/>
                  <w:jc w:val="center"/>
                  <w:rPr>
                    <w:sz w:val="24"/>
                    <w:szCs w:val="24"/>
                  </w:rPr>
                </w:pPr>
                <w:r w:rsidDel="00000000" w:rsidR="00000000" w:rsidRPr="00000000">
                  <w:rPr>
                    <w:sz w:val="24"/>
                    <w:szCs w:val="24"/>
                    <w:rtl w:val="0"/>
                  </w:rPr>
                  <w:t xml:space="preserve">Dr. Majida Kazmi</w:t>
                </w:r>
              </w:p>
            </w:tc>
            <w:tc>
              <w:tcPr/>
              <w:p w:rsidR="00000000" w:rsidDel="00000000" w:rsidP="00000000" w:rsidRDefault="00000000" w:rsidRPr="00000000" w14:paraId="00000194">
                <w:pPr>
                  <w:spacing w:line="200" w:lineRule="auto"/>
                  <w:jc w:val="center"/>
                  <w:rPr>
                    <w:sz w:val="24"/>
                    <w:szCs w:val="24"/>
                  </w:rPr>
                </w:pPr>
                <w:r w:rsidDel="00000000" w:rsidR="00000000" w:rsidRPr="00000000">
                  <w:rPr>
                    <w:rtl w:val="0"/>
                  </w:rPr>
                </w:r>
              </w:p>
              <w:p w:rsidR="00000000" w:rsidDel="00000000" w:rsidP="00000000" w:rsidRDefault="00000000" w:rsidRPr="00000000" w14:paraId="00000195">
                <w:pPr>
                  <w:spacing w:line="200" w:lineRule="auto"/>
                  <w:jc w:val="center"/>
                  <w:rPr>
                    <w:sz w:val="24"/>
                    <w:szCs w:val="24"/>
                  </w:rPr>
                </w:pPr>
                <w:r w:rsidDel="00000000" w:rsidR="00000000" w:rsidRPr="00000000">
                  <w:rPr>
                    <w:sz w:val="24"/>
                    <w:szCs w:val="24"/>
                    <w:rtl w:val="0"/>
                  </w:rPr>
                  <w:t xml:space="preserve">Associate </w:t>
                </w:r>
              </w:p>
              <w:p w:rsidR="00000000" w:rsidDel="00000000" w:rsidP="00000000" w:rsidRDefault="00000000" w:rsidRPr="00000000" w14:paraId="00000196">
                <w:pPr>
                  <w:spacing w:line="200" w:lineRule="auto"/>
                  <w:jc w:val="center"/>
                  <w:rPr>
                    <w:sz w:val="24"/>
                    <w:szCs w:val="24"/>
                  </w:rPr>
                </w:pPr>
                <w:r w:rsidDel="00000000" w:rsidR="00000000" w:rsidRPr="00000000">
                  <w:rPr>
                    <w:sz w:val="24"/>
                    <w:szCs w:val="24"/>
                    <w:rtl w:val="0"/>
                  </w:rPr>
                  <w:t xml:space="preserve">Professor, CIS</w:t>
                </w:r>
              </w:p>
              <w:p w:rsidR="00000000" w:rsidDel="00000000" w:rsidP="00000000" w:rsidRDefault="00000000" w:rsidRPr="00000000" w14:paraId="00000197">
                <w:pPr>
                  <w:spacing w:line="200" w:lineRule="auto"/>
                  <w:jc w:val="center"/>
                  <w:rPr>
                    <w:sz w:val="24"/>
                    <w:szCs w:val="24"/>
                  </w:rPr>
                </w:pPr>
                <w:r w:rsidDel="00000000" w:rsidR="00000000" w:rsidRPr="00000000">
                  <w:rPr>
                    <w:rtl w:val="0"/>
                  </w:rPr>
                </w:r>
              </w:p>
            </w:tc>
            <w:tc>
              <w:tcPr/>
              <w:p w:rsidR="00000000" w:rsidDel="00000000" w:rsidP="00000000" w:rsidRDefault="00000000" w:rsidRPr="00000000" w14:paraId="00000198">
                <w:pPr>
                  <w:spacing w:line="200" w:lineRule="auto"/>
                  <w:rPr>
                    <w:sz w:val="22"/>
                    <w:szCs w:val="22"/>
                  </w:rPr>
                </w:pPr>
                <w:r w:rsidDel="00000000" w:rsidR="00000000" w:rsidRPr="00000000">
                  <w:rPr>
                    <w:rtl w:val="0"/>
                  </w:rPr>
                </w:r>
              </w:p>
              <w:p w:rsidR="00000000" w:rsidDel="00000000" w:rsidP="00000000" w:rsidRDefault="00000000" w:rsidRPr="00000000" w14:paraId="00000199">
                <w:pPr>
                  <w:spacing w:line="200" w:lineRule="auto"/>
                  <w:rPr>
                    <w:sz w:val="24"/>
                    <w:szCs w:val="24"/>
                  </w:rPr>
                </w:pPr>
                <w:hyperlink r:id="rId9">
                  <w:r w:rsidDel="00000000" w:rsidR="00000000" w:rsidRPr="00000000">
                    <w:rPr>
                      <w:color w:val="1155cc"/>
                      <w:sz w:val="24"/>
                      <w:szCs w:val="24"/>
                      <w:u w:val="single"/>
                      <w:rtl w:val="0"/>
                    </w:rPr>
                    <w:t xml:space="preserve">majidakazmi@neduet.edu.pk</w:t>
                  </w:r>
                </w:hyperlink>
                <w:r w:rsidDel="00000000" w:rsidR="00000000" w:rsidRPr="00000000">
                  <w:rPr>
                    <w:rtl w:val="0"/>
                  </w:rPr>
                </w:r>
              </w:p>
              <w:p w:rsidR="00000000" w:rsidDel="00000000" w:rsidP="00000000" w:rsidRDefault="00000000" w:rsidRPr="00000000" w14:paraId="0000019A">
                <w:pPr>
                  <w:spacing w:line="200" w:lineRule="auto"/>
                  <w:rPr>
                    <w:sz w:val="24"/>
                    <w:szCs w:val="24"/>
                  </w:rPr>
                </w:pPr>
                <w:r w:rsidDel="00000000" w:rsidR="00000000" w:rsidRPr="00000000">
                  <w:rPr>
                    <w:rtl w:val="0"/>
                  </w:rPr>
                </w:r>
              </w:p>
            </w:tc>
            <w:tc>
              <w:tcPr/>
              <w:p w:rsidR="00000000" w:rsidDel="00000000" w:rsidP="00000000" w:rsidRDefault="00000000" w:rsidRPr="00000000" w14:paraId="0000019B">
                <w:pPr>
                  <w:spacing w:line="200" w:lineRule="auto"/>
                  <w:rPr>
                    <w:sz w:val="22"/>
                    <w:szCs w:val="22"/>
                  </w:rPr>
                </w:pPr>
                <w:r w:rsidDel="00000000" w:rsidR="00000000" w:rsidRPr="00000000">
                  <w:rPr>
                    <w:rtl w:val="0"/>
                  </w:rPr>
                </w:r>
              </w:p>
            </w:tc>
          </w:tr>
          <w:tr>
            <w:trPr>
              <w:cantSplit w:val="0"/>
              <w:trHeight w:val="845" w:hRule="atLeast"/>
              <w:tblHeader w:val="0"/>
            </w:trPr>
            <w:tc>
              <w:tcPr>
                <w:vAlign w:val="center"/>
              </w:tcPr>
              <w:p w:rsidR="00000000" w:rsidDel="00000000" w:rsidP="00000000" w:rsidRDefault="00000000" w:rsidRPr="00000000" w14:paraId="0000019C">
                <w:pPr>
                  <w:spacing w:line="200" w:lineRule="auto"/>
                  <w:rPr>
                    <w:sz w:val="22"/>
                    <w:szCs w:val="22"/>
                  </w:rPr>
                </w:pPr>
                <w:r w:rsidDel="00000000" w:rsidR="00000000" w:rsidRPr="00000000">
                  <w:rPr>
                    <w:rtl w:val="0"/>
                  </w:rPr>
                </w:r>
              </w:p>
              <w:p w:rsidR="00000000" w:rsidDel="00000000" w:rsidP="00000000" w:rsidRDefault="00000000" w:rsidRPr="00000000" w14:paraId="0000019D">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19E">
                <w:pPr>
                  <w:spacing w:line="200" w:lineRule="auto"/>
                  <w:rPr>
                    <w:sz w:val="22"/>
                    <w:szCs w:val="22"/>
                  </w:rPr>
                </w:pPr>
                <w:r w:rsidDel="00000000" w:rsidR="00000000" w:rsidRPr="00000000">
                  <w:rPr>
                    <w:rtl w:val="0"/>
                  </w:rPr>
                </w:r>
              </w:p>
            </w:tc>
            <w:tc>
              <w:tcPr/>
              <w:p w:rsidR="00000000" w:rsidDel="00000000" w:rsidP="00000000" w:rsidRDefault="00000000" w:rsidRPr="00000000" w14:paraId="0000019F">
                <w:pPr>
                  <w:spacing w:line="200" w:lineRule="auto"/>
                  <w:rPr>
                    <w:sz w:val="22"/>
                    <w:szCs w:val="22"/>
                  </w:rPr>
                </w:pPr>
                <w:r w:rsidDel="00000000" w:rsidR="00000000" w:rsidRPr="00000000">
                  <w:rPr>
                    <w:rtl w:val="0"/>
                  </w:rPr>
                </w:r>
              </w:p>
            </w:tc>
            <w:tc>
              <w:tcPr/>
              <w:p w:rsidR="00000000" w:rsidDel="00000000" w:rsidP="00000000" w:rsidRDefault="00000000" w:rsidRPr="00000000" w14:paraId="000001A0">
                <w:pPr>
                  <w:spacing w:line="200" w:lineRule="auto"/>
                  <w:rPr>
                    <w:sz w:val="22"/>
                    <w:szCs w:val="22"/>
                  </w:rPr>
                </w:pPr>
                <w:r w:rsidDel="00000000" w:rsidR="00000000" w:rsidRPr="00000000">
                  <w:rPr>
                    <w:rtl w:val="0"/>
                  </w:rPr>
                </w:r>
              </w:p>
            </w:tc>
            <w:tc>
              <w:tcPr/>
              <w:p w:rsidR="00000000" w:rsidDel="00000000" w:rsidP="00000000" w:rsidRDefault="00000000" w:rsidRPr="00000000" w14:paraId="000001A1">
                <w:pPr>
                  <w:spacing w:line="200" w:lineRule="auto"/>
                  <w:rPr>
                    <w:sz w:val="22"/>
                    <w:szCs w:val="22"/>
                  </w:rPr>
                </w:pPr>
                <w:r w:rsidDel="00000000" w:rsidR="00000000" w:rsidRPr="00000000">
                  <w:rPr>
                    <w:rtl w:val="0"/>
                  </w:rPr>
                </w:r>
              </w:p>
            </w:tc>
            <w:tc>
              <w:tcPr/>
              <w:p w:rsidR="00000000" w:rsidDel="00000000" w:rsidP="00000000" w:rsidRDefault="00000000" w:rsidRPr="00000000" w14:paraId="000001A2">
                <w:pPr>
                  <w:spacing w:line="200" w:lineRule="auto"/>
                  <w:rPr>
                    <w:sz w:val="22"/>
                    <w:szCs w:val="22"/>
                  </w:rPr>
                </w:pPr>
                <w:r w:rsidDel="00000000" w:rsidR="00000000" w:rsidRPr="00000000">
                  <w:rPr>
                    <w:rtl w:val="0"/>
                  </w:rPr>
                </w:r>
              </w:p>
            </w:tc>
          </w:tr>
        </w:tbl>
      </w:sdtContent>
    </w:sdt>
    <w:p w:rsidR="00000000" w:rsidDel="00000000" w:rsidP="00000000" w:rsidRDefault="00000000" w:rsidRPr="00000000" w14:paraId="000001A3">
      <w:pPr>
        <w:rPr/>
      </w:pPr>
      <w:r w:rsidDel="00000000" w:rsidR="00000000" w:rsidRPr="00000000">
        <w:rPr>
          <w:rtl w:val="0"/>
        </w:rPr>
      </w:r>
    </w:p>
    <w:sdt>
      <w:sdtPr>
        <w:lock w:val="contentLocked"/>
        <w:tag w:val="goog_rdk_10"/>
      </w:sdtPr>
      <w:sdtContent>
        <w:tbl>
          <w:tblPr>
            <w:tblStyle w:val="Table15"/>
            <w:tblpPr w:leftFromText="180" w:rightFromText="180" w:topFromText="180" w:bottomFromText="180" w:vertAnchor="text" w:horzAnchor="text" w:tblpX="-90" w:tblpY="2034.697265625"/>
            <w:tblW w:w="9735.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55"/>
            <w:tblGridChange w:id="0">
              <w:tblGrid>
                <w:gridCol w:w="5580"/>
                <w:gridCol w:w="4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1A5">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A6">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tabs>
                    <w:tab w:val="left" w:leader="none" w:pos="368"/>
                  </w:tabs>
                  <w:spacing w:before="69" w:lineRule="auto"/>
                  <w:rPr>
                    <w:b w:val="1"/>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A8">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rHeight w:val="149.976562500000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right w:color="000000" w:space="0" w:sz="0" w:val="nil"/>
                </w:tcBorders>
              </w:tcPr>
              <w:p w:rsidR="00000000" w:rsidDel="00000000" w:rsidP="00000000" w:rsidRDefault="00000000" w:rsidRPr="00000000" w14:paraId="000001AA">
                <w:pPr>
                  <w:tabs>
                    <w:tab w:val="left" w:leader="none" w:pos="368"/>
                  </w:tabs>
                  <w:spacing w:before="69" w:lineRule="auto"/>
                  <w:rPr>
                    <w:b w:val="1"/>
                    <w:sz w:val="24"/>
                    <w:szCs w:val="24"/>
                  </w:rPr>
                </w:pPr>
                <w:r w:rsidDel="00000000" w:rsidR="00000000" w:rsidRPr="00000000">
                  <w:rPr>
                    <w:rtl w:val="0"/>
                  </w:rPr>
                </w:r>
              </w:p>
            </w:tc>
          </w:tr>
        </w:tbl>
      </w:sdtContent>
    </w:sdt>
    <w:p w:rsidR="00000000" w:rsidDel="00000000" w:rsidP="00000000" w:rsidRDefault="00000000" w:rsidRPr="00000000" w14:paraId="000001AB">
      <w:pPr>
        <w:spacing w:line="200" w:lineRule="auto"/>
        <w:rPr/>
      </w:pPr>
      <w:r w:rsidDel="00000000" w:rsidR="00000000" w:rsidRPr="00000000">
        <w:rPr>
          <w:rtl w:val="0"/>
        </w:rPr>
      </w:r>
    </w:p>
    <w:sdt>
      <w:sdtPr>
        <w:lock w:val="contentLocked"/>
        <w:tag w:val="goog_rdk_11"/>
      </w:sdtPr>
      <w:sdtContent>
        <w:tbl>
          <w:tblPr>
            <w:tblStyle w:val="Table16"/>
            <w:tblpPr w:leftFromText="180" w:rightFromText="180" w:topFromText="180" w:bottomFromText="180" w:vertAnchor="text" w:horzAnchor="text" w:tblpX="-315" w:tblpY="0"/>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1AC">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AF">
                <w:pPr>
                  <w:tabs>
                    <w:tab w:val="left" w:leader="none" w:pos="3985"/>
                  </w:tabs>
                  <w:ind w:left="75" w:firstLine="0"/>
                  <w:rPr>
                    <w:sz w:val="24"/>
                    <w:szCs w:val="24"/>
                  </w:rPr>
                </w:pPr>
                <w:r w:rsidDel="00000000" w:rsidR="00000000" w:rsidRPr="00000000">
                  <w:rPr>
                    <w:rtl w:val="0"/>
                  </w:rPr>
                </w:r>
              </w:p>
              <w:p w:rsidR="00000000" w:rsidDel="00000000" w:rsidP="00000000" w:rsidRDefault="00000000" w:rsidRPr="00000000" w14:paraId="000001B0">
                <w:pPr>
                  <w:tabs>
                    <w:tab w:val="left" w:leader="none" w:pos="3985"/>
                  </w:tabs>
                  <w:ind w:left="75" w:firstLine="0"/>
                  <w:rPr>
                    <w:sz w:val="24"/>
                    <w:szCs w:val="24"/>
                  </w:rPr>
                </w:pPr>
                <w:r w:rsidDel="00000000" w:rsidR="00000000" w:rsidRPr="00000000">
                  <w:rPr>
                    <w:sz w:val="24"/>
                    <w:szCs w:val="24"/>
                    <w:rtl w:val="0"/>
                  </w:rPr>
                  <w:t xml:space="preserve">Project Serial No.: </w:t>
                </w:r>
                <w:r w:rsidDel="00000000" w:rsidR="00000000" w:rsidRPr="00000000">
                  <w:rPr>
                    <w:sz w:val="24"/>
                    <w:szCs w:val="24"/>
                    <w:u w:val="single"/>
                    <w:rtl w:val="0"/>
                  </w:rPr>
                  <w:t xml:space="preserve"> __________</w:t>
                </w:r>
                <w:r w:rsidDel="00000000" w:rsidR="00000000" w:rsidRPr="00000000">
                  <w:rPr>
                    <w:rtl w:val="0"/>
                  </w:rPr>
                </w:r>
              </w:p>
              <w:p w:rsidR="00000000" w:rsidDel="00000000" w:rsidP="00000000" w:rsidRDefault="00000000" w:rsidRPr="00000000" w14:paraId="000001B1">
                <w:pPr>
                  <w:spacing w:before="16" w:line="260" w:lineRule="auto"/>
                  <w:rPr>
                    <w:sz w:val="24"/>
                    <w:szCs w:val="24"/>
                  </w:rPr>
                </w:pPr>
                <w:r w:rsidDel="00000000" w:rsidR="00000000" w:rsidRPr="00000000">
                  <w:rPr>
                    <w:rtl w:val="0"/>
                  </w:rPr>
                </w:r>
              </w:p>
              <w:p w:rsidR="00000000" w:rsidDel="00000000" w:rsidP="00000000" w:rsidRDefault="00000000" w:rsidRPr="00000000" w14:paraId="000001B2">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B3">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B4">
                <w:pPr>
                  <w:spacing w:line="200" w:lineRule="auto"/>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sz w:val="24"/>
                    <w:szCs w:val="24"/>
                  </w:rPr>
                </w:pPr>
                <w:r w:rsidDel="00000000" w:rsidR="00000000" w:rsidRPr="00000000">
                  <w:rPr>
                    <w:sz w:val="24"/>
                    <w:szCs w:val="24"/>
                    <w:rtl w:val="0"/>
                  </w:rPr>
                  <w:t xml:space="preserve">Signature</w:t>
                </w:r>
              </w:p>
              <w:p w:rsidR="00000000" w:rsidDel="00000000" w:rsidP="00000000" w:rsidRDefault="00000000" w:rsidRPr="00000000" w14:paraId="000001B8">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1BC">
                <w:pPr>
                  <w:jc w:val="both"/>
                  <w:rPr>
                    <w:sz w:val="24"/>
                    <w:szCs w:val="24"/>
                  </w:rPr>
                </w:pPr>
                <w:r w:rsidDel="00000000" w:rsidR="00000000" w:rsidRPr="00000000">
                  <w:rPr>
                    <w:sz w:val="24"/>
                    <w:szCs w:val="24"/>
                    <w:rtl w:val="0"/>
                  </w:rPr>
                  <w:t xml:space="preserve">FYP Coordinator</w:t>
                </w:r>
              </w:p>
            </w:tc>
          </w:tr>
        </w:tbl>
      </w:sdtContent>
    </w:sdt>
    <w:p w:rsidR="00000000" w:rsidDel="00000000" w:rsidP="00000000" w:rsidRDefault="00000000" w:rsidRPr="00000000" w14:paraId="000001BD">
      <w:pPr>
        <w:spacing w:line="200" w:lineRule="auto"/>
        <w:rPr/>
      </w:pPr>
      <w:r w:rsidDel="00000000" w:rsidR="00000000" w:rsidRPr="00000000">
        <w:rPr>
          <w:rtl w:val="0"/>
        </w:rPr>
      </w:r>
    </w:p>
    <w:sdt>
      <w:sdtPr>
        <w:lock w:val="contentLocked"/>
        <w:tag w:val="goog_rdk_12"/>
      </w:sdtPr>
      <w:sdtContent>
        <w:tbl>
          <w:tblPr>
            <w:tblStyle w:val="Table17"/>
            <w:tblpPr w:leftFromText="180" w:rightFromText="180" w:topFromText="180" w:bottomFromText="180" w:vertAnchor="text" w:horzAnchor="text" w:tblpX="-315" w:tblpY="279.9423828125009"/>
            <w:tblW w:w="9735.0" w:type="dxa"/>
            <w:jc w:val="left"/>
            <w:tblInd w:w="-546.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365"/>
            <w:gridCol w:w="1350"/>
            <w:gridCol w:w="2340"/>
            <w:gridCol w:w="4680"/>
            <w:tblGridChange w:id="0">
              <w:tblGrid>
                <w:gridCol w:w="1365"/>
                <w:gridCol w:w="1350"/>
                <w:gridCol w:w="2340"/>
                <w:gridCol w:w="4680"/>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1BE">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C0">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C1">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tcBorders>
                <w:vAlign w:val="center"/>
              </w:tcPr>
              <w:p w:rsidR="00000000" w:rsidDel="00000000" w:rsidP="00000000" w:rsidRDefault="00000000" w:rsidRPr="00000000" w14:paraId="000001C2">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C3">
                <w:pPr>
                  <w:rPr>
                    <w:sz w:val="24"/>
                    <w:szCs w:val="24"/>
                  </w:rPr>
                </w:pPr>
                <w:r w:rsidDel="00000000" w:rsidR="00000000" w:rsidRPr="00000000">
                  <w:rPr>
                    <w:sz w:val="24"/>
                    <w:szCs w:val="24"/>
                    <w:rtl w:val="0"/>
                  </w:rPr>
                  <w:t xml:space="preserve">(if any)</w:t>
                </w:r>
              </w:p>
            </w:tc>
            <w:tc>
              <w:tcPr>
                <w:gridSpan w:val="3"/>
                <w:tcBorders>
                  <w:top w:color="000000" w:space="0" w:sz="4" w:val="single"/>
                </w:tcBorders>
                <w:vAlign w:val="center"/>
              </w:tcPr>
              <w:p w:rsidR="00000000" w:rsidDel="00000000" w:rsidP="00000000" w:rsidRDefault="00000000" w:rsidRPr="00000000" w14:paraId="000001C4">
                <w:pPr>
                  <w:jc w:val="center"/>
                  <w:rPr>
                    <w:sz w:val="24"/>
                    <w:szCs w:val="24"/>
                  </w:rPr>
                </w:pPr>
                <w:r w:rsidDel="00000000" w:rsidR="00000000" w:rsidRPr="00000000">
                  <w:rPr>
                    <w:rtl w:val="0"/>
                  </w:rPr>
                </w:r>
              </w:p>
              <w:p w:rsidR="00000000" w:rsidDel="00000000" w:rsidP="00000000" w:rsidRDefault="00000000" w:rsidRPr="00000000" w14:paraId="000001C5">
                <w:pPr>
                  <w:jc w:val="center"/>
                  <w:rPr>
                    <w:sz w:val="24"/>
                    <w:szCs w:val="24"/>
                  </w:rPr>
                </w:pPr>
                <w:r w:rsidDel="00000000" w:rsidR="00000000" w:rsidRPr="00000000">
                  <w:rPr>
                    <w:rtl w:val="0"/>
                  </w:rPr>
                </w:r>
              </w:p>
              <w:p w:rsidR="00000000" w:rsidDel="00000000" w:rsidP="00000000" w:rsidRDefault="00000000" w:rsidRPr="00000000" w14:paraId="000001C6">
                <w:pPr>
                  <w:jc w:val="center"/>
                  <w:rPr>
                    <w:sz w:val="24"/>
                    <w:szCs w:val="24"/>
                  </w:rPr>
                </w:pPr>
                <w:r w:rsidDel="00000000" w:rsidR="00000000" w:rsidRPr="00000000">
                  <w:rPr>
                    <w:rtl w:val="0"/>
                  </w:rPr>
                </w:r>
              </w:p>
              <w:p w:rsidR="00000000" w:rsidDel="00000000" w:rsidP="00000000" w:rsidRDefault="00000000" w:rsidRPr="00000000" w14:paraId="000001C7">
                <w:pPr>
                  <w:jc w:val="center"/>
                  <w:rPr>
                    <w:sz w:val="24"/>
                    <w:szCs w:val="24"/>
                  </w:rPr>
                </w:pPr>
                <w:r w:rsidDel="00000000" w:rsidR="00000000" w:rsidRPr="00000000">
                  <w:rPr>
                    <w:rtl w:val="0"/>
                  </w:rPr>
                </w:r>
              </w:p>
              <w:p w:rsidR="00000000" w:rsidDel="00000000" w:rsidP="00000000" w:rsidRDefault="00000000" w:rsidRPr="00000000" w14:paraId="000001C8">
                <w:pPr>
                  <w:jc w:val="center"/>
                  <w:rPr>
                    <w:sz w:val="24"/>
                    <w:szCs w:val="24"/>
                  </w:rPr>
                </w:pPr>
                <w:r w:rsidDel="00000000" w:rsidR="00000000" w:rsidRPr="00000000">
                  <w:rPr>
                    <w:rtl w:val="0"/>
                  </w:rPr>
                </w:r>
              </w:p>
              <w:p w:rsidR="00000000" w:rsidDel="00000000" w:rsidP="00000000" w:rsidRDefault="00000000" w:rsidRPr="00000000" w14:paraId="000001C9">
                <w:pPr>
                  <w:jc w:val="center"/>
                  <w:rPr>
                    <w:sz w:val="24"/>
                    <w:szCs w:val="24"/>
                  </w:rPr>
                </w:pPr>
                <w:r w:rsidDel="00000000" w:rsidR="00000000" w:rsidRPr="00000000">
                  <w:rPr>
                    <w:rtl w:val="0"/>
                  </w:rPr>
                </w:r>
              </w:p>
              <w:p w:rsidR="00000000" w:rsidDel="00000000" w:rsidP="00000000" w:rsidRDefault="00000000" w:rsidRPr="00000000" w14:paraId="000001CA">
                <w:pPr>
                  <w:jc w:val="center"/>
                  <w:rPr>
                    <w:sz w:val="24"/>
                    <w:szCs w:val="24"/>
                  </w:rPr>
                </w:pPr>
                <w:r w:rsidDel="00000000" w:rsidR="00000000" w:rsidRPr="00000000">
                  <w:rPr>
                    <w:rtl w:val="0"/>
                  </w:rPr>
                </w:r>
              </w:p>
            </w:tc>
          </w:tr>
        </w:tbl>
      </w:sdtContent>
    </w:sdt>
    <w:p w:rsidR="00000000" w:rsidDel="00000000" w:rsidP="00000000" w:rsidRDefault="00000000" w:rsidRPr="00000000" w14:paraId="000001CD">
      <w:pPr>
        <w:rPr/>
      </w:pPr>
      <w:r w:rsidDel="00000000" w:rsidR="00000000" w:rsidRPr="00000000">
        <w:rPr>
          <w:rtl w:val="0"/>
        </w:rPr>
      </w:r>
    </w:p>
    <w:sectPr>
      <w:headerReference r:id="rId10" w:type="default"/>
      <w:footerReference r:id="rId11"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Caveat">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-258415</wp:posOffset>
          </wp:positionV>
          <wp:extent cx="652007" cy="652007"/>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majidakazmi@neduet.edu.p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fakhraaftab@cloud.neduet.edu.p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alNarrow-regular.ttf"/><Relationship Id="rId4" Type="http://schemas.openxmlformats.org/officeDocument/2006/relationships/font" Target="fonts/ArialNarrow-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wbYBBfYS6Hfg1zxQABId12+6xQ==">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